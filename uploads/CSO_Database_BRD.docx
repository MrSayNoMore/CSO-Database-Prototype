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737972318"/>
        <w:docPartObj>
          <w:docPartGallery w:val="Cover Pages"/>
          <w:docPartUnique/>
        </w:docPartObj>
      </w:sdtPr>
      <w:sdtEndPr>
        <w:rPr>
          <w:rFonts w:ascii="Arial" w:hAnsi="Arial" w:cs="Arial"/>
          <w:color w:val="auto"/>
        </w:rPr>
      </w:sdtEndPr>
      <w:sdtContent>
        <w:sdt>
          <w:sdtPr>
            <w:rPr>
              <w:rFonts w:ascii="Arial" w:hAnsi="Arial" w:cs="Arial"/>
            </w:rPr>
            <w:id w:val="-1361963112"/>
            <w:docPartObj>
              <w:docPartGallery w:val="Cover Pages"/>
              <w:docPartUnique/>
            </w:docPartObj>
          </w:sdtPr>
          <w:sdtEndPr/>
          <w:sdtContent>
            <w:p w14:paraId="09B3CC1B" w14:textId="48E2E0D0" w:rsidR="00CF52B3" w:rsidRPr="00EC0C0D" w:rsidRDefault="001769BA" w:rsidP="00CF52B3">
              <w:pPr>
                <w:rPr>
                  <w:rFonts w:ascii="Arial" w:hAnsi="Arial" w:cs="Arial"/>
                </w:rPr>
              </w:pPr>
              <w:r>
                <w:rPr>
                  <w:rFonts w:ascii="Arial" w:hAnsi="Arial" w:cs="Arial"/>
                  <w:noProof/>
                </w:rPr>
                <w:drawing>
                  <wp:anchor distT="0" distB="0" distL="114300" distR="114300" simplePos="0" relativeHeight="251580928" behindDoc="0" locked="0" layoutInCell="1" allowOverlap="1" wp14:anchorId="5AE2C642" wp14:editId="4A39B09C">
                    <wp:simplePos x="0" y="0"/>
                    <wp:positionH relativeFrom="column">
                      <wp:posOffset>-8661991</wp:posOffset>
                    </wp:positionH>
                    <wp:positionV relativeFrom="paragraph">
                      <wp:posOffset>-906912</wp:posOffset>
                    </wp:positionV>
                    <wp:extent cx="16380372" cy="9360213"/>
                    <wp:effectExtent l="0" t="0" r="3175" b="0"/>
                    <wp:wrapNone/>
                    <wp:docPr id="15643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0372" cy="9360213"/>
                            </a:xfrm>
                            <a:prstGeom prst="rect">
                              <a:avLst/>
                            </a:prstGeom>
                            <a:noFill/>
                          </pic:spPr>
                        </pic:pic>
                      </a:graphicData>
                    </a:graphic>
                    <wp14:sizeRelH relativeFrom="margin">
                      <wp14:pctWidth>0</wp14:pctWidth>
                    </wp14:sizeRelH>
                    <wp14:sizeRelV relativeFrom="margin">
                      <wp14:pctHeight>0</wp14:pctHeight>
                    </wp14:sizeRelV>
                  </wp:anchor>
                </w:drawing>
              </w:r>
              <w:r w:rsidR="00CF52B3">
                <w:rPr>
                  <w:noProof/>
                </w:rPr>
                <mc:AlternateContent>
                  <mc:Choice Requires="wps">
                    <w:drawing>
                      <wp:anchor distT="0" distB="0" distL="114300" distR="114300" simplePos="0" relativeHeight="251641344" behindDoc="0" locked="0" layoutInCell="1" allowOverlap="1" wp14:anchorId="65B2BC77" wp14:editId="58A7828D">
                        <wp:simplePos x="0" y="0"/>
                        <wp:positionH relativeFrom="page">
                          <wp:align>left</wp:align>
                        </wp:positionH>
                        <wp:positionV relativeFrom="paragraph">
                          <wp:posOffset>-995812</wp:posOffset>
                        </wp:positionV>
                        <wp:extent cx="7029450" cy="9239250"/>
                        <wp:effectExtent l="0" t="0" r="0" b="0"/>
                        <wp:wrapNone/>
                        <wp:docPr id="1675053822" name="Rectangle 11"/>
                        <wp:cNvGraphicFramePr/>
                        <a:graphic xmlns:a="http://schemas.openxmlformats.org/drawingml/2006/main">
                          <a:graphicData uri="http://schemas.microsoft.com/office/word/2010/wordprocessingShape">
                            <wps:wsp>
                              <wps:cNvSpPr/>
                              <wps:spPr>
                                <a:xfrm>
                                  <a:off x="0" y="0"/>
                                  <a:ext cx="7029450" cy="9239250"/>
                                </a:xfrm>
                                <a:custGeom>
                                  <a:avLst/>
                                  <a:gdLst>
                                    <a:gd name="connsiteX0" fmla="*/ 0 w 4248150"/>
                                    <a:gd name="connsiteY0" fmla="*/ 0 h 8724900"/>
                                    <a:gd name="connsiteX1" fmla="*/ 4248150 w 4248150"/>
                                    <a:gd name="connsiteY1" fmla="*/ 0 h 8724900"/>
                                    <a:gd name="connsiteX2" fmla="*/ 4248150 w 4248150"/>
                                    <a:gd name="connsiteY2" fmla="*/ 8724900 h 8724900"/>
                                    <a:gd name="connsiteX3" fmla="*/ 0 w 4248150"/>
                                    <a:gd name="connsiteY3" fmla="*/ 8724900 h 8724900"/>
                                    <a:gd name="connsiteX4" fmla="*/ 0 w 4248150"/>
                                    <a:gd name="connsiteY4" fmla="*/ 0 h 8724900"/>
                                    <a:gd name="connsiteX0" fmla="*/ 0 w 4248150"/>
                                    <a:gd name="connsiteY0" fmla="*/ 0 h 8724900"/>
                                    <a:gd name="connsiteX1" fmla="*/ 4248150 w 4248150"/>
                                    <a:gd name="connsiteY1" fmla="*/ 0 h 8724900"/>
                                    <a:gd name="connsiteX2" fmla="*/ 933450 w 4248150"/>
                                    <a:gd name="connsiteY2" fmla="*/ 8724900 h 8724900"/>
                                    <a:gd name="connsiteX3" fmla="*/ 0 w 4248150"/>
                                    <a:gd name="connsiteY3" fmla="*/ 8724900 h 8724900"/>
                                    <a:gd name="connsiteX4" fmla="*/ 0 w 4248150"/>
                                    <a:gd name="connsiteY4" fmla="*/ 0 h 8724900"/>
                                    <a:gd name="connsiteX0" fmla="*/ 0 w 7029450"/>
                                    <a:gd name="connsiteY0" fmla="*/ 0 h 8724900"/>
                                    <a:gd name="connsiteX1" fmla="*/ 7029450 w 7029450"/>
                                    <a:gd name="connsiteY1" fmla="*/ 38100 h 8724900"/>
                                    <a:gd name="connsiteX2" fmla="*/ 933450 w 7029450"/>
                                    <a:gd name="connsiteY2" fmla="*/ 8724900 h 8724900"/>
                                    <a:gd name="connsiteX3" fmla="*/ 0 w 7029450"/>
                                    <a:gd name="connsiteY3" fmla="*/ 8724900 h 8724900"/>
                                    <a:gd name="connsiteX4" fmla="*/ 0 w 7029450"/>
                                    <a:gd name="connsiteY4" fmla="*/ 0 h 8724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29450" h="8724900">
                                      <a:moveTo>
                                        <a:pt x="0" y="0"/>
                                      </a:moveTo>
                                      <a:lnTo>
                                        <a:pt x="7029450" y="38100"/>
                                      </a:lnTo>
                                      <a:lnTo>
                                        <a:pt x="933450" y="8724900"/>
                                      </a:lnTo>
                                      <a:lnTo>
                                        <a:pt x="0" y="8724900"/>
                                      </a:lnTo>
                                      <a:lnTo>
                                        <a:pt x="0" y="0"/>
                                      </a:lnTo>
                                      <a:close/>
                                    </a:path>
                                  </a:pathLst>
                                </a:custGeom>
                                <a:solidFill>
                                  <a:srgbClr val="D56C3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3AB50" id="Rectangle 11" o:spid="_x0000_s1026" style="position:absolute;margin-left:0;margin-top:-78.4pt;width:553.5pt;height:727.5pt;z-index:2516413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029450,872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" path="m,l7029450,38100,933450,8724900,,8724900,,xe" fillcolor="#d56c38" stroked="f" strokeweight="2pt">
                        <v:path arrowok="t" o:connecttype="custom" o:connectlocs="0,0;7029450,40346;933450,9239250;0,9239250;0,0" o:connectangles="0,0,0,0,0"/>
                        <w10:wrap anchorx="page"/>
                      </v:shape>
                    </w:pict>
                  </mc:Fallback>
                </mc:AlternateContent>
              </w:r>
              <w:r w:rsidR="00CF52B3">
                <w:rPr>
                  <w:noProof/>
                </w:rPr>
                <mc:AlternateContent>
                  <mc:Choice Requires="wps">
                    <w:drawing>
                      <wp:anchor distT="0" distB="0" distL="114300" distR="114300" simplePos="0" relativeHeight="251625984" behindDoc="0" locked="0" layoutInCell="1" allowOverlap="1" wp14:anchorId="19CE7F7C" wp14:editId="21FD6C46">
                        <wp:simplePos x="0" y="0"/>
                        <wp:positionH relativeFrom="page">
                          <wp:posOffset>411067</wp:posOffset>
                        </wp:positionH>
                        <wp:positionV relativeFrom="paragraph">
                          <wp:posOffset>-999460</wp:posOffset>
                        </wp:positionV>
                        <wp:extent cx="7029450" cy="9260515"/>
                        <wp:effectExtent l="0" t="0" r="0" b="0"/>
                        <wp:wrapNone/>
                        <wp:docPr id="152198078" name="Rectangle 11"/>
                        <wp:cNvGraphicFramePr/>
                        <a:graphic xmlns:a="http://schemas.openxmlformats.org/drawingml/2006/main">
                          <a:graphicData uri="http://schemas.microsoft.com/office/word/2010/wordprocessingShape">
                            <wps:wsp>
                              <wps:cNvSpPr/>
                              <wps:spPr>
                                <a:xfrm>
                                  <a:off x="0" y="0"/>
                                  <a:ext cx="7029450" cy="9260515"/>
                                </a:xfrm>
                                <a:custGeom>
                                  <a:avLst/>
                                  <a:gdLst>
                                    <a:gd name="connsiteX0" fmla="*/ 0 w 4248150"/>
                                    <a:gd name="connsiteY0" fmla="*/ 0 h 8724900"/>
                                    <a:gd name="connsiteX1" fmla="*/ 4248150 w 4248150"/>
                                    <a:gd name="connsiteY1" fmla="*/ 0 h 8724900"/>
                                    <a:gd name="connsiteX2" fmla="*/ 4248150 w 4248150"/>
                                    <a:gd name="connsiteY2" fmla="*/ 8724900 h 8724900"/>
                                    <a:gd name="connsiteX3" fmla="*/ 0 w 4248150"/>
                                    <a:gd name="connsiteY3" fmla="*/ 8724900 h 8724900"/>
                                    <a:gd name="connsiteX4" fmla="*/ 0 w 4248150"/>
                                    <a:gd name="connsiteY4" fmla="*/ 0 h 8724900"/>
                                    <a:gd name="connsiteX0" fmla="*/ 0 w 4248150"/>
                                    <a:gd name="connsiteY0" fmla="*/ 0 h 8724900"/>
                                    <a:gd name="connsiteX1" fmla="*/ 4248150 w 4248150"/>
                                    <a:gd name="connsiteY1" fmla="*/ 0 h 8724900"/>
                                    <a:gd name="connsiteX2" fmla="*/ 933450 w 4248150"/>
                                    <a:gd name="connsiteY2" fmla="*/ 8724900 h 8724900"/>
                                    <a:gd name="connsiteX3" fmla="*/ 0 w 4248150"/>
                                    <a:gd name="connsiteY3" fmla="*/ 8724900 h 8724900"/>
                                    <a:gd name="connsiteX4" fmla="*/ 0 w 4248150"/>
                                    <a:gd name="connsiteY4" fmla="*/ 0 h 8724900"/>
                                    <a:gd name="connsiteX0" fmla="*/ 0 w 7029450"/>
                                    <a:gd name="connsiteY0" fmla="*/ 0 h 8724900"/>
                                    <a:gd name="connsiteX1" fmla="*/ 7029450 w 7029450"/>
                                    <a:gd name="connsiteY1" fmla="*/ 38100 h 8724900"/>
                                    <a:gd name="connsiteX2" fmla="*/ 933450 w 7029450"/>
                                    <a:gd name="connsiteY2" fmla="*/ 8724900 h 8724900"/>
                                    <a:gd name="connsiteX3" fmla="*/ 0 w 7029450"/>
                                    <a:gd name="connsiteY3" fmla="*/ 8724900 h 8724900"/>
                                    <a:gd name="connsiteX4" fmla="*/ 0 w 7029450"/>
                                    <a:gd name="connsiteY4" fmla="*/ 0 h 8724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29450" h="8724900">
                                      <a:moveTo>
                                        <a:pt x="0" y="0"/>
                                      </a:moveTo>
                                      <a:lnTo>
                                        <a:pt x="7029450" y="38100"/>
                                      </a:lnTo>
                                      <a:lnTo>
                                        <a:pt x="933450" y="8724900"/>
                                      </a:lnTo>
                                      <a:lnTo>
                                        <a:pt x="0" y="8724900"/>
                                      </a:lnTo>
                                      <a:lnTo>
                                        <a:pt x="0" y="0"/>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F0B5E" id="Rectangle 11" o:spid="_x0000_s1026" style="position:absolute;margin-left:32.35pt;margin-top:-78.7pt;width:553.5pt;height:729.1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029450,872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" path="m,l7029450,38100,933450,8724900,,8724900,,xe" fillcolor="white [3212]" stroked="f" strokeweight="2pt">
                        <v:path arrowok="t" o:connecttype="custom" o:connectlocs="0,0;7029450,40439;933450,9260515;0,9260515;0,0" o:connectangles="0,0,0,0,0"/>
                        <w10:wrap anchorx="page"/>
                      </v:shape>
                    </w:pict>
                  </mc:Fallback>
                </mc:AlternateContent>
              </w:r>
              <w:r w:rsidR="00CF52B3" w:rsidRPr="00DE7E85">
                <w:rPr>
                  <w:rFonts w:ascii="Arial" w:hAnsi="Arial" w:cs="Arial"/>
                  <w:noProof/>
                </w:rPr>
                <mc:AlternateContent>
                  <mc:Choice Requires="wps">
                    <w:drawing>
                      <wp:anchor distT="0" distB="0" distL="114300" distR="114300" simplePos="0" relativeHeight="251695616" behindDoc="0" locked="0" layoutInCell="1" allowOverlap="1" wp14:anchorId="122F8410" wp14:editId="43EA09FE">
                        <wp:simplePos x="0" y="0"/>
                        <wp:positionH relativeFrom="page">
                          <wp:posOffset>393405</wp:posOffset>
                        </wp:positionH>
                        <wp:positionV relativeFrom="paragraph">
                          <wp:posOffset>-191637</wp:posOffset>
                        </wp:positionV>
                        <wp:extent cx="4895850" cy="2914650"/>
                        <wp:effectExtent l="0" t="0" r="0" b="0"/>
                        <wp:wrapNone/>
                        <wp:docPr id="1380228210" name="Text Box 1"/>
                        <wp:cNvGraphicFramePr/>
                        <a:graphic xmlns:a="http://schemas.openxmlformats.org/drawingml/2006/main">
                          <a:graphicData uri="http://schemas.microsoft.com/office/word/2010/wordprocessingShape">
                            <wps:wsp>
                              <wps:cNvSpPr txBox="1"/>
                              <wps:spPr>
                                <a:xfrm>
                                  <a:off x="0" y="0"/>
                                  <a:ext cx="4895850" cy="2914650"/>
                                </a:xfrm>
                                <a:prstGeom prst="rect">
                                  <a:avLst/>
                                </a:prstGeom>
                                <a:noFill/>
                                <a:ln>
                                  <a:noFill/>
                                </a:ln>
                              </wps:spPr>
                              <wps:txbx>
                                <w:txbxContent>
                                  <w:p w14:paraId="70FFE7C3" w14:textId="033A7E2C" w:rsidR="00CF52B3" w:rsidRPr="004E0FC6" w:rsidRDefault="006A6ED6" w:rsidP="00CF52B3">
                                    <w:pPr>
                                      <w:pStyle w:val="NoSpacing"/>
                                      <w:spacing w:before="1540" w:after="240"/>
                                      <w:rPr>
                                        <w:bCs/>
                                        <w:color w:val="FFFFFF" w:themeColor="background1"/>
                                        <w:sz w:val="240"/>
                                        <w:szCs w:val="2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color w:val="FFFFFF" w:themeColor="background1"/>
                                        <w:sz w:val="56"/>
                                        <w:szCs w:val="56"/>
                                        <w:lang w:eastAsia="en-GB"/>
                                      </w:rPr>
                                      <w:t>CSSP Database</w:t>
                                    </w:r>
                                    <w:r w:rsidR="00CF52B3">
                                      <w:rPr>
                                        <w:rFonts w:ascii="Arial" w:eastAsia="Times New Roman" w:hAnsi="Arial" w:cs="Arial"/>
                                        <w:b/>
                                        <w:color w:val="FFFFFF" w:themeColor="background1"/>
                                        <w:sz w:val="56"/>
                                        <w:szCs w:val="56"/>
                                        <w:lang w:eastAsia="en-GB"/>
                                      </w:rPr>
                                      <w:t xml:space="preserve">: </w:t>
                                    </w:r>
                                    <w:r>
                                      <w:rPr>
                                        <w:rFonts w:ascii="Arial" w:eastAsia="Times New Roman" w:hAnsi="Arial" w:cs="Arial"/>
                                        <w:bCs/>
                                        <w:color w:val="FFFFFF" w:themeColor="background1"/>
                                        <w:sz w:val="56"/>
                                        <w:szCs w:val="56"/>
                                        <w:lang w:eastAsia="en-GB"/>
                                      </w:rPr>
                                      <w:t>Business Requirement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F8410" id="_x0000_t202" coordsize="21600,21600" o:spt="202" path="m,l,21600r21600,l21600,xe">
                        <v:stroke joinstyle="miter"/>
                        <v:path gradientshapeok="t" o:connecttype="rect"/>
                      </v:shapetype>
                      <v:shape id="Text Box 1" o:spid="_x0000_s1026" type="#_x0000_t202" style="position:absolute;margin-left:31pt;margin-top:-15.1pt;width:385.5pt;height:22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" filled="f" stroked="f">
                        <v:textbox>
                          <w:txbxContent>
                            <w:p w14:paraId="70FFE7C3" w14:textId="033A7E2C" w:rsidR="00CF52B3" w:rsidRPr="004E0FC6" w:rsidRDefault="006A6ED6" w:rsidP="00CF52B3">
                              <w:pPr>
                                <w:pStyle w:val="NoSpacing"/>
                                <w:spacing w:before="1540" w:after="240"/>
                                <w:rPr>
                                  <w:bCs/>
                                  <w:color w:val="FFFFFF" w:themeColor="background1"/>
                                  <w:sz w:val="240"/>
                                  <w:szCs w:val="2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color w:val="FFFFFF" w:themeColor="background1"/>
                                  <w:sz w:val="56"/>
                                  <w:szCs w:val="56"/>
                                  <w:lang w:eastAsia="en-GB"/>
                                </w:rPr>
                                <w:t>CSSP Database</w:t>
                              </w:r>
                              <w:r w:rsidR="00CF52B3">
                                <w:rPr>
                                  <w:rFonts w:ascii="Arial" w:eastAsia="Times New Roman" w:hAnsi="Arial" w:cs="Arial"/>
                                  <w:b/>
                                  <w:color w:val="FFFFFF" w:themeColor="background1"/>
                                  <w:sz w:val="56"/>
                                  <w:szCs w:val="56"/>
                                  <w:lang w:eastAsia="en-GB"/>
                                </w:rPr>
                                <w:t xml:space="preserve">: </w:t>
                              </w:r>
                              <w:r>
                                <w:rPr>
                                  <w:rFonts w:ascii="Arial" w:eastAsia="Times New Roman" w:hAnsi="Arial" w:cs="Arial"/>
                                  <w:bCs/>
                                  <w:color w:val="FFFFFF" w:themeColor="background1"/>
                                  <w:sz w:val="56"/>
                                  <w:szCs w:val="56"/>
                                  <w:lang w:eastAsia="en-GB"/>
                                </w:rPr>
                                <w:t>Business Requirement Document</w:t>
                              </w:r>
                            </w:p>
                          </w:txbxContent>
                        </v:textbox>
                        <w10:wrap anchorx="page"/>
                      </v:shape>
                    </w:pict>
                  </mc:Fallback>
                </mc:AlternateContent>
              </w:r>
            </w:p>
            <w:p w14:paraId="0891BA6A" w14:textId="3CDB33AA" w:rsidR="00574B45" w:rsidRPr="00574B45" w:rsidRDefault="00C873D7" w:rsidP="00574B45">
              <w:pPr>
                <w:spacing w:after="160" w:line="259" w:lineRule="auto"/>
                <w:rPr>
                  <w:rFonts w:ascii="Arial" w:hAnsi="Arial" w:cs="Arial"/>
                  <w:lang w:val="en-ZA"/>
                </w:rPr>
              </w:pPr>
              <w:r>
                <w:rPr>
                  <w:noProof/>
                </w:rPr>
                <mc:AlternateContent>
                  <mc:Choice Requires="wps">
                    <w:drawing>
                      <wp:inline distT="0" distB="0" distL="0" distR="0" wp14:anchorId="06146B86" wp14:editId="56B6AF78">
                        <wp:extent cx="299720" cy="299720"/>
                        <wp:effectExtent l="0" t="0" r="0" b="0"/>
                        <wp:docPr id="44814374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3269B" id="Rectangle 6"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001769BA">
                <w:rPr>
                  <w:noProof/>
                </w:rPr>
                <mc:AlternateContent>
                  <mc:Choice Requires="wps">
                    <w:drawing>
                      <wp:inline distT="0" distB="0" distL="0" distR="0" wp14:anchorId="7795A434" wp14:editId="2BF443B7">
                        <wp:extent cx="299720" cy="299720"/>
                        <wp:effectExtent l="0" t="0" r="0" b="0"/>
                        <wp:docPr id="49962838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711B0" id="Rectangle 7"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001769BA">
                <w:rPr>
                  <w:noProof/>
                </w:rPr>
                <mc:AlternateContent>
                  <mc:Choice Requires="wps">
                    <w:drawing>
                      <wp:inline distT="0" distB="0" distL="0" distR="0" wp14:anchorId="4C0AD412" wp14:editId="78F961B1">
                        <wp:extent cx="299720" cy="299720"/>
                        <wp:effectExtent l="0" t="0" r="0" b="0"/>
                        <wp:docPr id="150586676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4E0D1" id="Rectangle 8"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00236099" w:rsidRPr="00DE7E85">
                <w:rPr>
                  <w:rFonts w:ascii="Arial" w:eastAsia="Times New Roman" w:hAnsi="Arial" w:cs="Arial"/>
                  <w:b/>
                  <w:noProof/>
                  <w:lang w:eastAsia="en-GB"/>
                </w:rPr>
                <mc:AlternateContent>
                  <mc:Choice Requires="wps">
                    <w:drawing>
                      <wp:anchor distT="0" distB="0" distL="114300" distR="114300" simplePos="0" relativeHeight="251734528" behindDoc="0" locked="0" layoutInCell="1" allowOverlap="1" wp14:anchorId="0FFB86A8" wp14:editId="1747FFFB">
                        <wp:simplePos x="0" y="0"/>
                        <wp:positionH relativeFrom="page">
                          <wp:posOffset>-60385</wp:posOffset>
                        </wp:positionH>
                        <wp:positionV relativeFrom="paragraph">
                          <wp:posOffset>8676521</wp:posOffset>
                        </wp:positionV>
                        <wp:extent cx="10694035" cy="292735"/>
                        <wp:effectExtent l="0" t="0" r="0" b="0"/>
                        <wp:wrapNone/>
                        <wp:docPr id="881901618" name="Rectangle 5"/>
                        <wp:cNvGraphicFramePr/>
                        <a:graphic xmlns:a="http://schemas.openxmlformats.org/drawingml/2006/main">
                          <a:graphicData uri="http://schemas.microsoft.com/office/word/2010/wordprocessingShape">
                            <wps:wsp>
                              <wps:cNvSpPr/>
                              <wps:spPr>
                                <a:xfrm>
                                  <a:off x="0" y="0"/>
                                  <a:ext cx="10694035" cy="292735"/>
                                </a:xfrm>
                                <a:prstGeom prst="rect">
                                  <a:avLst/>
                                </a:prstGeom>
                                <a:solidFill>
                                  <a:srgbClr val="D56C3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F615D" id="Rectangle 5" o:spid="_x0000_s1026" style="position:absolute;margin-left:-4.75pt;margin-top:683.2pt;width:842.05pt;height:23.0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" fillcolor="#d56c38" stroked="f" strokeweight="2pt">
                        <w10:wrap anchorx="page"/>
                      </v:rect>
                    </w:pict>
                  </mc:Fallback>
                </mc:AlternateContent>
              </w:r>
              <w:r w:rsidR="00CF52B3" w:rsidRPr="00DE7E85">
                <w:rPr>
                  <w:rFonts w:ascii="Arial" w:hAnsi="Arial" w:cs="Arial"/>
                  <w:noProof/>
                </w:rPr>
                <w:drawing>
                  <wp:anchor distT="0" distB="0" distL="114300" distR="114300" simplePos="0" relativeHeight="251667968" behindDoc="0" locked="0" layoutInCell="1" allowOverlap="1" wp14:anchorId="3E8B61EF" wp14:editId="5BD35D9D">
                    <wp:simplePos x="0" y="0"/>
                    <wp:positionH relativeFrom="margin">
                      <wp:posOffset>4902427</wp:posOffset>
                    </wp:positionH>
                    <wp:positionV relativeFrom="paragraph">
                      <wp:posOffset>7948427</wp:posOffset>
                    </wp:positionV>
                    <wp:extent cx="1658605" cy="540000"/>
                    <wp:effectExtent l="0" t="0" r="0" b="0"/>
                    <wp:wrapNone/>
                    <wp:docPr id="527917312" name="Picture 19"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17312" name="Picture 19" descr="A close up of a logo&#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3875"/>
                            <a:stretch>
                              <a:fillRect/>
                            </a:stretch>
                          </pic:blipFill>
                          <pic:spPr bwMode="auto">
                            <a:xfrm>
                              <a:off x="0" y="0"/>
                              <a:ext cx="1658605" cy="54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52B3">
                <w:rPr>
                  <w:noProof/>
                </w:rPr>
                <mc:AlternateContent>
                  <mc:Choice Requires="wps">
                    <w:drawing>
                      <wp:anchor distT="0" distB="0" distL="114300" distR="114300" simplePos="0" relativeHeight="251724288" behindDoc="0" locked="0" layoutInCell="1" allowOverlap="1" wp14:anchorId="5F01851F" wp14:editId="585CE9E0">
                        <wp:simplePos x="0" y="0"/>
                        <wp:positionH relativeFrom="column">
                          <wp:posOffset>-520862</wp:posOffset>
                        </wp:positionH>
                        <wp:positionV relativeFrom="paragraph">
                          <wp:posOffset>1421307</wp:posOffset>
                        </wp:positionV>
                        <wp:extent cx="4895850" cy="2914650"/>
                        <wp:effectExtent l="0" t="0" r="0" b="3810"/>
                        <wp:wrapNone/>
                        <wp:docPr id="39225801" name="Text Box 1"/>
                        <wp:cNvGraphicFramePr/>
                        <a:graphic xmlns:a="http://schemas.openxmlformats.org/drawingml/2006/main">
                          <a:graphicData uri="http://schemas.microsoft.com/office/word/2010/wordprocessingShape">
                            <wps:wsp>
                              <wps:cNvSpPr txBox="1"/>
                              <wps:spPr>
                                <a:xfrm>
                                  <a:off x="0" y="0"/>
                                  <a:ext cx="4895850" cy="2914650"/>
                                </a:xfrm>
                                <a:prstGeom prst="rect">
                                  <a:avLst/>
                                </a:prstGeom>
                                <a:noFill/>
                                <a:ln>
                                  <a:noFill/>
                                </a:ln>
                              </wps:spPr>
                              <wps:txbx>
                                <w:txbxContent>
                                  <w:p w14:paraId="246B0F97" w14:textId="7EB711D2" w:rsidR="00CF52B3" w:rsidRPr="00574B45" w:rsidRDefault="00574B45" w:rsidP="00CF52B3">
                                    <w:pPr>
                                      <w:pStyle w:val="NoSpacing"/>
                                      <w:spacing w:before="1540" w:after="240"/>
                                      <w:jc w:val="center"/>
                                      <w:rPr>
                                        <w:rFonts w:ascii="Arial" w:eastAsia="Times New Roman" w:hAnsi="Arial" w:cs="Arial"/>
                                        <w:b/>
                                        <w:bCs/>
                                        <w:color w:val="FFFFFF" w:themeColor="background1"/>
                                        <w:sz w:val="32"/>
                                        <w:szCs w:val="32"/>
                                        <w:lang w:val="en-ZA"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bCs/>
                                        <w:color w:val="FFFFFF" w:themeColor="background1"/>
                                        <w:sz w:val="32"/>
                                        <w:szCs w:val="32"/>
                                        <w:lang w:val="en-ZA"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CSSP || ICT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F01851F" id="_x0000_s1027" type="#_x0000_t202" style="position:absolute;margin-left:-41pt;margin-top:111.9pt;width:385.5pt;height:229.5pt;z-index:251724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" filled="f" stroked="f">
                        <v:textbox style="mso-fit-shape-to-text:t">
                          <w:txbxContent>
                            <w:p w14:paraId="246B0F97" w14:textId="7EB711D2" w:rsidR="00CF52B3" w:rsidRPr="00574B45" w:rsidRDefault="00574B45" w:rsidP="00CF52B3">
                              <w:pPr>
                                <w:pStyle w:val="NoSpacing"/>
                                <w:spacing w:before="1540" w:after="240"/>
                                <w:jc w:val="center"/>
                                <w:rPr>
                                  <w:rFonts w:ascii="Arial" w:eastAsia="Times New Roman" w:hAnsi="Arial" w:cs="Arial"/>
                                  <w:b/>
                                  <w:bCs/>
                                  <w:color w:val="FFFFFF" w:themeColor="background1"/>
                                  <w:sz w:val="32"/>
                                  <w:szCs w:val="32"/>
                                  <w:lang w:val="en-ZA"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bCs/>
                                  <w:color w:val="FFFFFF" w:themeColor="background1"/>
                                  <w:sz w:val="32"/>
                                  <w:szCs w:val="32"/>
                                  <w:lang w:val="en-ZA"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CSSP || ICT</w:t>
                              </w:r>
                            </w:p>
                          </w:txbxContent>
                        </v:textbox>
                      </v:shape>
                    </w:pict>
                  </mc:Fallback>
                </mc:AlternateContent>
              </w:r>
              <w:r w:rsidR="00CF52B3">
                <w:rPr>
                  <w:noProof/>
                </w:rPr>
                <mc:AlternateContent>
                  <mc:Choice Requires="wps">
                    <w:drawing>
                      <wp:anchor distT="0" distB="0" distL="114300" distR="114300" simplePos="0" relativeHeight="251709952" behindDoc="0" locked="0" layoutInCell="1" allowOverlap="1" wp14:anchorId="7F851AA0" wp14:editId="5C826E20">
                        <wp:simplePos x="0" y="0"/>
                        <wp:positionH relativeFrom="column">
                          <wp:posOffset>-531628</wp:posOffset>
                        </wp:positionH>
                        <wp:positionV relativeFrom="paragraph">
                          <wp:posOffset>1020090</wp:posOffset>
                        </wp:positionV>
                        <wp:extent cx="4895850" cy="2914650"/>
                        <wp:effectExtent l="0" t="0" r="0" b="3810"/>
                        <wp:wrapNone/>
                        <wp:docPr id="710458697" name="Text Box 1"/>
                        <wp:cNvGraphicFramePr/>
                        <a:graphic xmlns:a="http://schemas.openxmlformats.org/drawingml/2006/main">
                          <a:graphicData uri="http://schemas.microsoft.com/office/word/2010/wordprocessingShape">
                            <wps:wsp>
                              <wps:cNvSpPr txBox="1"/>
                              <wps:spPr>
                                <a:xfrm>
                                  <a:off x="0" y="0"/>
                                  <a:ext cx="4895850" cy="2914650"/>
                                </a:xfrm>
                                <a:prstGeom prst="rect">
                                  <a:avLst/>
                                </a:prstGeom>
                                <a:noFill/>
                                <a:ln>
                                  <a:noFill/>
                                </a:ln>
                              </wps:spPr>
                              <wps:txbx>
                                <w:txbxContent>
                                  <w:p w14:paraId="3A41CF20" w14:textId="77777777" w:rsidR="00CF52B3" w:rsidRPr="004E0FC6" w:rsidRDefault="00CF52B3" w:rsidP="00CF52B3">
                                    <w:pPr>
                                      <w:pStyle w:val="NoSpacing"/>
                                      <w:spacing w:before="1540" w:after="240"/>
                                      <w:jc w:val="center"/>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7D0">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TRANSFORMATI</w:t>
                                    </w:r>
                                    <w:r>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851AA0" id="_x0000_s1028" type="#_x0000_t202" style="position:absolute;margin-left:-41.85pt;margin-top:80.3pt;width:385.5pt;height:229.5pt;z-index:2517099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" filled="f" stroked="f">
                        <v:textbox style="mso-fit-shape-to-text:t">
                          <w:txbxContent>
                            <w:p w14:paraId="3A41CF20" w14:textId="77777777" w:rsidR="00CF52B3" w:rsidRPr="004E0FC6" w:rsidRDefault="00CF52B3" w:rsidP="00CF52B3">
                              <w:pPr>
                                <w:pStyle w:val="NoSpacing"/>
                                <w:spacing w:before="1540" w:after="240"/>
                                <w:jc w:val="center"/>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7D0">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TRANSFORMATI</w:t>
                              </w:r>
                              <w:r>
                                <w:rPr>
                                  <w:rFonts w:ascii="Arial" w:eastAsia="Times New Roman" w:hAnsi="Arial" w:cs="Arial"/>
                                  <w:b/>
                                  <w:bCs/>
                                  <w:color w:val="FFFFFF" w:themeColor="background1"/>
                                  <w:sz w:val="32"/>
                                  <w:szCs w:val="32"/>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
                          </w:txbxContent>
                        </v:textbox>
                      </v:shape>
                    </w:pict>
                  </mc:Fallback>
                </mc:AlternateContent>
              </w:r>
              <w:r w:rsidR="00CF52B3" w:rsidRPr="00DE7E85">
                <w:rPr>
                  <w:rFonts w:ascii="Arial" w:eastAsia="Times New Roman" w:hAnsi="Arial" w:cs="Arial"/>
                  <w:b/>
                  <w:noProof/>
                  <w:lang w:eastAsia="en-GB"/>
                </w:rPr>
                <mc:AlternateContent>
                  <mc:Choice Requires="wps">
                    <w:drawing>
                      <wp:anchor distT="0" distB="0" distL="114300" distR="114300" simplePos="0" relativeHeight="251680256" behindDoc="0" locked="0" layoutInCell="1" allowOverlap="1" wp14:anchorId="177806C9" wp14:editId="72A9001E">
                        <wp:simplePos x="0" y="0"/>
                        <wp:positionH relativeFrom="page">
                          <wp:posOffset>-63795</wp:posOffset>
                        </wp:positionH>
                        <wp:positionV relativeFrom="paragraph">
                          <wp:posOffset>9122144</wp:posOffset>
                        </wp:positionV>
                        <wp:extent cx="10694035" cy="292735"/>
                        <wp:effectExtent l="0" t="0" r="0" b="0"/>
                        <wp:wrapNone/>
                        <wp:docPr id="920044719" name="Rectangle 5"/>
                        <wp:cNvGraphicFramePr/>
                        <a:graphic xmlns:a="http://schemas.openxmlformats.org/drawingml/2006/main">
                          <a:graphicData uri="http://schemas.microsoft.com/office/word/2010/wordprocessingShape">
                            <wps:wsp>
                              <wps:cNvSpPr/>
                              <wps:spPr>
                                <a:xfrm>
                                  <a:off x="0" y="0"/>
                                  <a:ext cx="10694035" cy="292735"/>
                                </a:xfrm>
                                <a:prstGeom prst="rect">
                                  <a:avLst/>
                                </a:prstGeom>
                                <a:solidFill>
                                  <a:srgbClr val="D56C3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B3E7D" id="Rectangle 5" o:spid="_x0000_s1026" style="position:absolute;margin-left:-5pt;margin-top:718.3pt;width:842.05pt;height:23.0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" fillcolor="#d56c38" stroked="f" strokeweight="2pt">
                        <w10:wrap anchorx="page"/>
                      </v:rect>
                    </w:pict>
                  </mc:Fallback>
                </mc:AlternateContent>
              </w:r>
              <w:r w:rsidR="00CF52B3" w:rsidRPr="00DE7E85">
                <w:rPr>
                  <w:rFonts w:ascii="Arial" w:eastAsia="Times New Roman" w:hAnsi="Arial" w:cs="Arial"/>
                  <w:b/>
                  <w:noProof/>
                  <w:lang w:eastAsia="en-GB"/>
                </w:rPr>
                <mc:AlternateContent>
                  <mc:Choice Requires="wps">
                    <w:drawing>
                      <wp:anchor distT="0" distB="0" distL="114300" distR="114300" simplePos="0" relativeHeight="251653632" behindDoc="0" locked="0" layoutInCell="1" allowOverlap="1" wp14:anchorId="58767A74" wp14:editId="2D882CB7">
                        <wp:simplePos x="0" y="0"/>
                        <wp:positionH relativeFrom="page">
                          <wp:align>left</wp:align>
                        </wp:positionH>
                        <wp:positionV relativeFrom="paragraph">
                          <wp:posOffset>7885489</wp:posOffset>
                        </wp:positionV>
                        <wp:extent cx="10675088" cy="1536221"/>
                        <wp:effectExtent l="0" t="0" r="12065" b="26035"/>
                        <wp:wrapNone/>
                        <wp:docPr id="1902392705" name="Rectangle 5"/>
                        <wp:cNvGraphicFramePr/>
                        <a:graphic xmlns:a="http://schemas.openxmlformats.org/drawingml/2006/main">
                          <a:graphicData uri="http://schemas.microsoft.com/office/word/2010/wordprocessingShape">
                            <wps:wsp>
                              <wps:cNvSpPr/>
                              <wps:spPr>
                                <a:xfrm>
                                  <a:off x="0" y="0"/>
                                  <a:ext cx="10675088" cy="15362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9D4A4E" id="Rectangle 5" o:spid="_x0000_s1026" style="position:absolute;margin-left:0;margin-top:620.9pt;width:840.55pt;height:120.95pt;z-index:25165363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" fillcolor="white [3212]" strokecolor="white [3212]" strokeweight="2pt">
                        <w10:wrap anchorx="page"/>
                      </v:rect>
                    </w:pict>
                  </mc:Fallback>
                </mc:AlternateContent>
              </w:r>
              <w:r w:rsidR="00CF52B3" w:rsidRPr="00EC0C0D">
                <w:rPr>
                  <w:rFonts w:ascii="Arial" w:hAnsi="Arial" w:cs="Arial"/>
                </w:rPr>
                <w:br w:type="page"/>
              </w:r>
            </w:p>
          </w:sdtContent>
        </w:sdt>
      </w:sdtContent>
    </w:sdt>
    <w:p w14:paraId="1EA61599" w14:textId="588F3283" w:rsidR="007E7185" w:rsidRPr="00574B45" w:rsidRDefault="007E7185" w:rsidP="007E7185">
      <w:pPr>
        <w:rPr>
          <w:rFonts w:ascii="Arial" w:eastAsiaTheme="majorEastAsia" w:hAnsi="Arial" w:cs="Arial"/>
          <w:spacing w:val="5"/>
          <w:kern w:val="28"/>
          <w:sz w:val="52"/>
          <w:szCs w:val="52"/>
        </w:rPr>
      </w:pPr>
      <w:r w:rsidRPr="00DE7E85">
        <w:rPr>
          <w:rFonts w:ascii="Arial" w:hAnsi="Arial" w:cs="Arial"/>
          <w:b/>
          <w:bCs/>
          <w:lang w:val="en-GB"/>
        </w:rPr>
        <w:lastRenderedPageBreak/>
        <w:t>Document Information and Revision Log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9"/>
        <w:gridCol w:w="5707"/>
      </w:tblGrid>
      <w:tr w:rsidR="007E7185" w:rsidRPr="00DE7E85" w14:paraId="4B1194DA" w14:textId="77777777" w:rsidTr="00500786">
        <w:trPr>
          <w:jc w:val="center"/>
        </w:trPr>
        <w:tc>
          <w:tcPr>
            <w:tcW w:w="1778" w:type="pct"/>
            <w:shd w:val="clear" w:color="auto" w:fill="D9D9D9" w:themeFill="background1" w:themeFillShade="D9"/>
          </w:tcPr>
          <w:p w14:paraId="64975889" w14:textId="77777777" w:rsidR="007E7185" w:rsidRPr="00DE7E85" w:rsidRDefault="007E7185" w:rsidP="00500786">
            <w:pPr>
              <w:spacing w:before="120" w:after="120"/>
              <w:rPr>
                <w:rFonts w:ascii="Arial" w:hAnsi="Arial" w:cs="Arial"/>
                <w:b/>
              </w:rPr>
            </w:pPr>
            <w:r w:rsidRPr="00DE7E85">
              <w:rPr>
                <w:rFonts w:ascii="Arial" w:hAnsi="Arial" w:cs="Arial"/>
                <w:b/>
              </w:rPr>
              <w:t>File Name</w:t>
            </w:r>
          </w:p>
        </w:tc>
        <w:tc>
          <w:tcPr>
            <w:tcW w:w="3222" w:type="pct"/>
          </w:tcPr>
          <w:p w14:paraId="1D2C6453" w14:textId="30B137C2" w:rsidR="007E7185" w:rsidRPr="00DE7E85" w:rsidRDefault="00B46A7A" w:rsidP="00500786">
            <w:pPr>
              <w:spacing w:before="120" w:after="120"/>
              <w:rPr>
                <w:rFonts w:ascii="Arial" w:hAnsi="Arial" w:cs="Arial"/>
                <w:bCs/>
              </w:rPr>
            </w:pPr>
            <w:r>
              <w:rPr>
                <w:rFonts w:ascii="Arial" w:hAnsi="Arial" w:cs="Arial"/>
                <w:bCs/>
              </w:rPr>
              <w:t>CSSP Database: Business Requirement Document</w:t>
            </w:r>
          </w:p>
        </w:tc>
      </w:tr>
      <w:tr w:rsidR="007E7185" w:rsidRPr="00DE7E85" w14:paraId="1EEF88E7" w14:textId="77777777" w:rsidTr="00500786">
        <w:trPr>
          <w:jc w:val="center"/>
        </w:trPr>
        <w:tc>
          <w:tcPr>
            <w:tcW w:w="1778" w:type="pct"/>
            <w:shd w:val="clear" w:color="auto" w:fill="D9D9D9" w:themeFill="background1" w:themeFillShade="D9"/>
          </w:tcPr>
          <w:p w14:paraId="7C883AB8" w14:textId="77777777" w:rsidR="007E7185" w:rsidRPr="00DE7E85" w:rsidRDefault="007E7185" w:rsidP="00500786">
            <w:pPr>
              <w:spacing w:before="120" w:after="120"/>
              <w:rPr>
                <w:rFonts w:ascii="Arial" w:hAnsi="Arial" w:cs="Arial"/>
                <w:b/>
              </w:rPr>
            </w:pPr>
            <w:r w:rsidRPr="00DE7E85">
              <w:rPr>
                <w:rFonts w:ascii="Arial" w:hAnsi="Arial" w:cs="Arial"/>
                <w:b/>
              </w:rPr>
              <w:t>Original Author (s)</w:t>
            </w:r>
          </w:p>
        </w:tc>
        <w:tc>
          <w:tcPr>
            <w:tcW w:w="3222" w:type="pct"/>
          </w:tcPr>
          <w:p w14:paraId="1141A8A5" w14:textId="3E0ADB64" w:rsidR="007E7185" w:rsidRPr="00DE7E85" w:rsidRDefault="0084600C" w:rsidP="00500786">
            <w:pPr>
              <w:spacing w:before="120" w:after="120"/>
              <w:rPr>
                <w:rFonts w:ascii="Arial" w:hAnsi="Arial" w:cs="Arial"/>
                <w:bCs/>
              </w:rPr>
            </w:pPr>
            <w:r>
              <w:rPr>
                <w:rFonts w:ascii="Arial" w:hAnsi="Arial" w:cs="Arial"/>
                <w:bCs/>
              </w:rPr>
              <w:t>Lebohang Mothapo</w:t>
            </w:r>
          </w:p>
        </w:tc>
      </w:tr>
      <w:tr w:rsidR="007E7185" w:rsidRPr="00DE7E85" w14:paraId="29489369" w14:textId="77777777" w:rsidTr="00500786">
        <w:trPr>
          <w:jc w:val="center"/>
        </w:trPr>
        <w:tc>
          <w:tcPr>
            <w:tcW w:w="1778" w:type="pct"/>
            <w:shd w:val="clear" w:color="auto" w:fill="D9D9D9" w:themeFill="background1" w:themeFillShade="D9"/>
          </w:tcPr>
          <w:p w14:paraId="6663B9EB" w14:textId="77777777" w:rsidR="007E7185" w:rsidRPr="00DE7E85" w:rsidRDefault="007E7185" w:rsidP="00500786">
            <w:pPr>
              <w:spacing w:before="120" w:after="120"/>
              <w:rPr>
                <w:rFonts w:ascii="Arial" w:hAnsi="Arial" w:cs="Arial"/>
                <w:b/>
              </w:rPr>
            </w:pPr>
            <w:r w:rsidRPr="00DE7E85">
              <w:rPr>
                <w:rFonts w:ascii="Arial" w:hAnsi="Arial" w:cs="Arial"/>
                <w:b/>
              </w:rPr>
              <w:t>Current Revision Author (s)</w:t>
            </w:r>
          </w:p>
        </w:tc>
        <w:tc>
          <w:tcPr>
            <w:tcW w:w="3222" w:type="pct"/>
          </w:tcPr>
          <w:p w14:paraId="1AE04876" w14:textId="77777777" w:rsidR="007E7185" w:rsidRPr="00DE7E85" w:rsidRDefault="007E7185" w:rsidP="00500786">
            <w:pPr>
              <w:spacing w:before="120" w:after="120"/>
              <w:rPr>
                <w:rFonts w:ascii="Arial" w:hAnsi="Arial" w:cs="Arial"/>
                <w:bCs/>
              </w:rPr>
            </w:pPr>
            <w:r>
              <w:rPr>
                <w:rFonts w:ascii="Arial" w:hAnsi="Arial" w:cs="Arial"/>
                <w:bCs/>
              </w:rPr>
              <w:t>Lebohang Mothapo</w:t>
            </w:r>
          </w:p>
        </w:tc>
      </w:tr>
      <w:tr w:rsidR="007E7185" w:rsidRPr="00DE7E85" w14:paraId="064697DC" w14:textId="77777777" w:rsidTr="00500786">
        <w:trPr>
          <w:jc w:val="center"/>
        </w:trPr>
        <w:tc>
          <w:tcPr>
            <w:tcW w:w="1778" w:type="pct"/>
            <w:shd w:val="clear" w:color="auto" w:fill="D9D9D9" w:themeFill="background1" w:themeFillShade="D9"/>
          </w:tcPr>
          <w:p w14:paraId="604BF3FE" w14:textId="77777777" w:rsidR="007E7185" w:rsidRPr="00DE7E85" w:rsidRDefault="007E7185" w:rsidP="00500786">
            <w:pPr>
              <w:spacing w:before="120" w:after="120"/>
              <w:rPr>
                <w:rFonts w:ascii="Arial" w:hAnsi="Arial" w:cs="Arial"/>
                <w:b/>
              </w:rPr>
            </w:pPr>
            <w:r w:rsidRPr="00DE7E85">
              <w:rPr>
                <w:rFonts w:ascii="Arial" w:hAnsi="Arial" w:cs="Arial"/>
                <w:b/>
              </w:rPr>
              <w:t>Next Review Date</w:t>
            </w:r>
          </w:p>
        </w:tc>
        <w:tc>
          <w:tcPr>
            <w:tcW w:w="3222" w:type="pct"/>
          </w:tcPr>
          <w:p w14:paraId="5CDC30BD" w14:textId="77777777" w:rsidR="007E7185" w:rsidRPr="00DE7E85" w:rsidRDefault="007E7185" w:rsidP="00500786">
            <w:pPr>
              <w:spacing w:before="120" w:after="120"/>
              <w:rPr>
                <w:rFonts w:ascii="Arial" w:hAnsi="Arial" w:cs="Arial"/>
                <w:bCs/>
              </w:rPr>
            </w:pPr>
          </w:p>
        </w:tc>
      </w:tr>
    </w:tbl>
    <w:p w14:paraId="5D3C7430" w14:textId="77777777" w:rsidR="007E7185" w:rsidRPr="00DE7E85" w:rsidRDefault="007E7185" w:rsidP="007E7185">
      <w:pPr>
        <w:rPr>
          <w:rFonts w:ascii="Arial" w:hAnsi="Arial" w:cs="Arial"/>
          <w:b/>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6"/>
        <w:gridCol w:w="2094"/>
        <w:gridCol w:w="1628"/>
        <w:gridCol w:w="3518"/>
      </w:tblGrid>
      <w:tr w:rsidR="007E7185" w:rsidRPr="00DE7E85" w14:paraId="03E69AF4" w14:textId="77777777" w:rsidTr="00500786">
        <w:trPr>
          <w:jc w:val="center"/>
        </w:trPr>
        <w:tc>
          <w:tcPr>
            <w:tcW w:w="913" w:type="pct"/>
            <w:shd w:val="clear" w:color="auto" w:fill="D9D9D9" w:themeFill="background1" w:themeFillShade="D9"/>
          </w:tcPr>
          <w:p w14:paraId="73424826" w14:textId="77777777" w:rsidR="007E7185" w:rsidRPr="00DE7E85" w:rsidRDefault="007E7185" w:rsidP="00500786">
            <w:pPr>
              <w:spacing w:before="120" w:after="120"/>
              <w:rPr>
                <w:rFonts w:ascii="Arial" w:hAnsi="Arial" w:cs="Arial"/>
                <w:b/>
              </w:rPr>
            </w:pPr>
            <w:r w:rsidRPr="00DE7E85">
              <w:rPr>
                <w:rFonts w:ascii="Arial" w:hAnsi="Arial" w:cs="Arial"/>
                <w:b/>
              </w:rPr>
              <w:t>Version</w:t>
            </w:r>
          </w:p>
        </w:tc>
        <w:tc>
          <w:tcPr>
            <w:tcW w:w="1182" w:type="pct"/>
            <w:shd w:val="clear" w:color="auto" w:fill="D9D9D9" w:themeFill="background1" w:themeFillShade="D9"/>
          </w:tcPr>
          <w:p w14:paraId="50D6DD87" w14:textId="77777777" w:rsidR="007E7185" w:rsidRPr="00DE7E85" w:rsidRDefault="007E7185" w:rsidP="00500786">
            <w:pPr>
              <w:spacing w:before="120" w:after="120"/>
              <w:rPr>
                <w:rFonts w:ascii="Arial" w:hAnsi="Arial" w:cs="Arial"/>
                <w:b/>
              </w:rPr>
            </w:pPr>
            <w:r w:rsidRPr="00DE7E85">
              <w:rPr>
                <w:rFonts w:ascii="Arial" w:hAnsi="Arial" w:cs="Arial"/>
                <w:b/>
              </w:rPr>
              <w:t>Date</w:t>
            </w:r>
          </w:p>
        </w:tc>
        <w:tc>
          <w:tcPr>
            <w:tcW w:w="919" w:type="pct"/>
            <w:shd w:val="clear" w:color="auto" w:fill="D9D9D9" w:themeFill="background1" w:themeFillShade="D9"/>
          </w:tcPr>
          <w:p w14:paraId="5DFD6A78" w14:textId="77777777" w:rsidR="007E7185" w:rsidRPr="00DE7E85" w:rsidRDefault="007E7185" w:rsidP="00500786">
            <w:pPr>
              <w:spacing w:before="120" w:after="120"/>
              <w:rPr>
                <w:rFonts w:ascii="Arial" w:hAnsi="Arial" w:cs="Arial"/>
                <w:b/>
              </w:rPr>
            </w:pPr>
            <w:r w:rsidRPr="00DE7E85">
              <w:rPr>
                <w:rFonts w:ascii="Arial" w:hAnsi="Arial" w:cs="Arial"/>
                <w:b/>
              </w:rPr>
              <w:t>Authors</w:t>
            </w:r>
          </w:p>
        </w:tc>
        <w:tc>
          <w:tcPr>
            <w:tcW w:w="1986" w:type="pct"/>
            <w:shd w:val="clear" w:color="auto" w:fill="D9D9D9" w:themeFill="background1" w:themeFillShade="D9"/>
          </w:tcPr>
          <w:p w14:paraId="5DEA630C" w14:textId="77777777" w:rsidR="007E7185" w:rsidRPr="00DE7E85" w:rsidRDefault="007E7185" w:rsidP="00500786">
            <w:pPr>
              <w:spacing w:before="120" w:after="120"/>
              <w:rPr>
                <w:rFonts w:ascii="Arial" w:hAnsi="Arial" w:cs="Arial"/>
                <w:b/>
              </w:rPr>
            </w:pPr>
            <w:r w:rsidRPr="00DE7E85">
              <w:rPr>
                <w:rFonts w:ascii="Arial" w:hAnsi="Arial" w:cs="Arial"/>
                <w:b/>
              </w:rPr>
              <w:t>Revision Notes</w:t>
            </w:r>
          </w:p>
        </w:tc>
      </w:tr>
      <w:tr w:rsidR="007E7185" w:rsidRPr="00DE7E85" w14:paraId="24FB1A07" w14:textId="77777777" w:rsidTr="00500786">
        <w:trPr>
          <w:jc w:val="center"/>
        </w:trPr>
        <w:tc>
          <w:tcPr>
            <w:tcW w:w="913" w:type="pct"/>
          </w:tcPr>
          <w:p w14:paraId="40D34314" w14:textId="77777777" w:rsidR="007E7185" w:rsidRPr="00DE7E85" w:rsidRDefault="007E7185" w:rsidP="00500786">
            <w:pPr>
              <w:spacing w:before="120" w:after="120"/>
              <w:rPr>
                <w:rFonts w:ascii="Arial" w:hAnsi="Arial" w:cs="Arial"/>
                <w:bCs/>
              </w:rPr>
            </w:pPr>
            <w:r w:rsidRPr="00DE7E85">
              <w:rPr>
                <w:rFonts w:ascii="Arial" w:hAnsi="Arial" w:cs="Arial"/>
                <w:bCs/>
              </w:rPr>
              <w:t>V0.1</w:t>
            </w:r>
          </w:p>
        </w:tc>
        <w:tc>
          <w:tcPr>
            <w:tcW w:w="1182" w:type="pct"/>
          </w:tcPr>
          <w:p w14:paraId="03C13833" w14:textId="20C52C8B" w:rsidR="007E7185" w:rsidRPr="00DE7E85" w:rsidRDefault="00E6234E" w:rsidP="00500786">
            <w:pPr>
              <w:spacing w:before="120" w:after="120"/>
              <w:rPr>
                <w:rFonts w:ascii="Arial" w:hAnsi="Arial" w:cs="Arial"/>
                <w:bCs/>
              </w:rPr>
            </w:pPr>
            <w:r>
              <w:rPr>
                <w:rFonts w:ascii="Arial" w:hAnsi="Arial" w:cs="Arial"/>
                <w:bCs/>
              </w:rPr>
              <w:t>16 February</w:t>
            </w:r>
            <w:r w:rsidR="0084600C">
              <w:rPr>
                <w:rFonts w:ascii="Arial" w:hAnsi="Arial" w:cs="Arial"/>
                <w:bCs/>
              </w:rPr>
              <w:t xml:space="preserve"> 2026</w:t>
            </w:r>
          </w:p>
        </w:tc>
        <w:tc>
          <w:tcPr>
            <w:tcW w:w="919" w:type="pct"/>
          </w:tcPr>
          <w:p w14:paraId="2695BF84" w14:textId="20BA3449" w:rsidR="007E7185" w:rsidRPr="00DE7E85" w:rsidRDefault="005B114E" w:rsidP="00500786">
            <w:pPr>
              <w:spacing w:before="120" w:after="120"/>
              <w:rPr>
                <w:rFonts w:ascii="Arial" w:hAnsi="Arial" w:cs="Arial"/>
                <w:bCs/>
              </w:rPr>
            </w:pPr>
            <w:r>
              <w:rPr>
                <w:rFonts w:ascii="Arial" w:hAnsi="Arial" w:cs="Arial"/>
                <w:bCs/>
              </w:rPr>
              <w:t>Lebohang</w:t>
            </w:r>
            <w:r w:rsidR="0084600C">
              <w:rPr>
                <w:rFonts w:ascii="Arial" w:hAnsi="Arial" w:cs="Arial"/>
                <w:bCs/>
              </w:rPr>
              <w:t xml:space="preserve"> Mothapo</w:t>
            </w:r>
          </w:p>
        </w:tc>
        <w:tc>
          <w:tcPr>
            <w:tcW w:w="1986" w:type="pct"/>
          </w:tcPr>
          <w:p w14:paraId="59E0ED43" w14:textId="77777777" w:rsidR="007E7185" w:rsidRPr="00DE7E85" w:rsidRDefault="007E7185" w:rsidP="00500786">
            <w:pPr>
              <w:spacing w:before="120" w:after="120"/>
              <w:rPr>
                <w:rFonts w:ascii="Arial" w:hAnsi="Arial" w:cs="Arial"/>
                <w:bCs/>
              </w:rPr>
            </w:pPr>
            <w:r w:rsidRPr="00DE7E85">
              <w:rPr>
                <w:rFonts w:ascii="Arial" w:hAnsi="Arial" w:cs="Arial"/>
                <w:bCs/>
              </w:rPr>
              <w:t>New document.</w:t>
            </w:r>
          </w:p>
        </w:tc>
      </w:tr>
      <w:tr w:rsidR="007E7185" w:rsidRPr="00DE7E85" w14:paraId="10B4BF93" w14:textId="77777777" w:rsidTr="00500786">
        <w:trPr>
          <w:jc w:val="center"/>
        </w:trPr>
        <w:tc>
          <w:tcPr>
            <w:tcW w:w="913" w:type="pct"/>
          </w:tcPr>
          <w:p w14:paraId="50224D97" w14:textId="77777777" w:rsidR="007E7185" w:rsidRPr="00DE7E85" w:rsidRDefault="007E7185" w:rsidP="00500786">
            <w:pPr>
              <w:spacing w:before="120" w:after="120"/>
              <w:rPr>
                <w:rFonts w:ascii="Arial" w:hAnsi="Arial" w:cs="Arial"/>
                <w:bCs/>
              </w:rPr>
            </w:pPr>
            <w:r w:rsidRPr="00DE7E85">
              <w:rPr>
                <w:rFonts w:ascii="Arial" w:hAnsi="Arial" w:cs="Arial"/>
                <w:bCs/>
              </w:rPr>
              <w:t>V0.2</w:t>
            </w:r>
          </w:p>
        </w:tc>
        <w:tc>
          <w:tcPr>
            <w:tcW w:w="1182" w:type="pct"/>
          </w:tcPr>
          <w:p w14:paraId="4F078BE5" w14:textId="4DF5BB3B" w:rsidR="007E7185" w:rsidRPr="00DE7E85" w:rsidRDefault="007E7185" w:rsidP="00500786">
            <w:pPr>
              <w:spacing w:before="120" w:after="120"/>
              <w:rPr>
                <w:rFonts w:ascii="Arial" w:hAnsi="Arial" w:cs="Arial"/>
                <w:bCs/>
              </w:rPr>
            </w:pPr>
            <w:r>
              <w:rPr>
                <w:rFonts w:ascii="Arial" w:hAnsi="Arial" w:cs="Arial"/>
                <w:bCs/>
              </w:rPr>
              <w:t>2</w:t>
            </w:r>
            <w:r w:rsidR="0084600C">
              <w:rPr>
                <w:rFonts w:ascii="Arial" w:hAnsi="Arial" w:cs="Arial"/>
                <w:bCs/>
              </w:rPr>
              <w:t xml:space="preserve"> March 2026</w:t>
            </w:r>
          </w:p>
        </w:tc>
        <w:tc>
          <w:tcPr>
            <w:tcW w:w="919" w:type="pct"/>
          </w:tcPr>
          <w:p w14:paraId="6F8EBB90" w14:textId="5229081D" w:rsidR="007E7185" w:rsidRPr="00DE7E85" w:rsidRDefault="005B114E" w:rsidP="00500786">
            <w:pPr>
              <w:spacing w:before="120" w:after="120"/>
              <w:rPr>
                <w:rFonts w:ascii="Arial" w:hAnsi="Arial" w:cs="Arial"/>
                <w:bCs/>
              </w:rPr>
            </w:pPr>
            <w:r>
              <w:rPr>
                <w:rFonts w:ascii="Arial" w:hAnsi="Arial" w:cs="Arial"/>
                <w:bCs/>
              </w:rPr>
              <w:t>Lebohang</w:t>
            </w:r>
            <w:r w:rsidR="0084600C">
              <w:rPr>
                <w:rFonts w:ascii="Arial" w:hAnsi="Arial" w:cs="Arial"/>
                <w:bCs/>
              </w:rPr>
              <w:t xml:space="preserve"> Mothapo</w:t>
            </w:r>
          </w:p>
        </w:tc>
        <w:tc>
          <w:tcPr>
            <w:tcW w:w="1986" w:type="pct"/>
          </w:tcPr>
          <w:p w14:paraId="51BE6851" w14:textId="1C95FAE8" w:rsidR="007E7185" w:rsidRPr="00DE7E85" w:rsidRDefault="00062D56" w:rsidP="00500786">
            <w:pPr>
              <w:spacing w:before="120" w:after="120"/>
              <w:rPr>
                <w:rFonts w:ascii="Arial" w:hAnsi="Arial" w:cs="Arial"/>
                <w:bCs/>
              </w:rPr>
            </w:pPr>
            <w:r>
              <w:rPr>
                <w:rFonts w:ascii="Arial" w:hAnsi="Arial" w:cs="Arial"/>
                <w:bCs/>
              </w:rPr>
              <w:t xml:space="preserve">Finalized document from </w:t>
            </w:r>
            <w:r w:rsidR="0084600C">
              <w:rPr>
                <w:rFonts w:ascii="Arial" w:hAnsi="Arial" w:cs="Arial"/>
                <w:bCs/>
              </w:rPr>
              <w:t>1</w:t>
            </w:r>
            <w:r w:rsidR="0084600C" w:rsidRPr="0084600C">
              <w:rPr>
                <w:rFonts w:ascii="Arial" w:hAnsi="Arial" w:cs="Arial"/>
                <w:bCs/>
                <w:vertAlign w:val="superscript"/>
              </w:rPr>
              <w:t>st</w:t>
            </w:r>
            <w:r w:rsidR="0084600C">
              <w:rPr>
                <w:rFonts w:ascii="Arial" w:hAnsi="Arial" w:cs="Arial"/>
                <w:bCs/>
              </w:rPr>
              <w:t xml:space="preserve"> draft</w:t>
            </w:r>
          </w:p>
        </w:tc>
      </w:tr>
      <w:tr w:rsidR="007E7185" w:rsidRPr="00DE7E85" w14:paraId="7129E437" w14:textId="77777777" w:rsidTr="00500786">
        <w:trPr>
          <w:jc w:val="center"/>
        </w:trPr>
        <w:tc>
          <w:tcPr>
            <w:tcW w:w="913" w:type="pct"/>
          </w:tcPr>
          <w:p w14:paraId="01261D35" w14:textId="4F24455B" w:rsidR="007E7185" w:rsidRPr="00DE7E85" w:rsidRDefault="007E7185" w:rsidP="00500786">
            <w:pPr>
              <w:spacing w:before="120" w:after="120"/>
              <w:rPr>
                <w:rFonts w:ascii="Arial" w:hAnsi="Arial" w:cs="Arial"/>
                <w:bCs/>
              </w:rPr>
            </w:pPr>
          </w:p>
        </w:tc>
        <w:tc>
          <w:tcPr>
            <w:tcW w:w="1182" w:type="pct"/>
          </w:tcPr>
          <w:p w14:paraId="2E3B3393" w14:textId="5EB133FC" w:rsidR="007E7185" w:rsidRPr="00DE7E85" w:rsidRDefault="007E7185" w:rsidP="00500786">
            <w:pPr>
              <w:spacing w:before="120" w:after="120"/>
              <w:rPr>
                <w:rFonts w:ascii="Arial" w:hAnsi="Arial" w:cs="Arial"/>
                <w:bCs/>
              </w:rPr>
            </w:pPr>
          </w:p>
        </w:tc>
        <w:tc>
          <w:tcPr>
            <w:tcW w:w="919" w:type="pct"/>
          </w:tcPr>
          <w:p w14:paraId="30366685" w14:textId="4092E6E8" w:rsidR="007E7185" w:rsidRPr="00DE7E85" w:rsidRDefault="007E7185" w:rsidP="00500786">
            <w:pPr>
              <w:spacing w:before="120" w:after="120"/>
              <w:rPr>
                <w:rFonts w:ascii="Arial" w:hAnsi="Arial" w:cs="Arial"/>
                <w:bCs/>
              </w:rPr>
            </w:pPr>
          </w:p>
        </w:tc>
        <w:tc>
          <w:tcPr>
            <w:tcW w:w="1986" w:type="pct"/>
          </w:tcPr>
          <w:p w14:paraId="3207D2AC" w14:textId="0692960B" w:rsidR="007E7185" w:rsidRPr="00DE7E85" w:rsidRDefault="007E7185" w:rsidP="00500786">
            <w:pPr>
              <w:spacing w:before="120" w:after="120"/>
              <w:rPr>
                <w:rFonts w:ascii="Arial" w:hAnsi="Arial" w:cs="Arial"/>
                <w:bCs/>
              </w:rPr>
            </w:pPr>
          </w:p>
        </w:tc>
      </w:tr>
      <w:tr w:rsidR="007E7185" w:rsidRPr="00DE7E85" w14:paraId="67564D08" w14:textId="77777777" w:rsidTr="00500786">
        <w:trPr>
          <w:jc w:val="center"/>
        </w:trPr>
        <w:tc>
          <w:tcPr>
            <w:tcW w:w="913" w:type="pct"/>
          </w:tcPr>
          <w:p w14:paraId="6F24FE5D" w14:textId="31CC02E2" w:rsidR="007E7185" w:rsidRPr="00DE7E85" w:rsidRDefault="007E7185" w:rsidP="00500786">
            <w:pPr>
              <w:spacing w:before="120" w:after="120"/>
              <w:rPr>
                <w:rFonts w:ascii="Arial" w:hAnsi="Arial" w:cs="Arial"/>
                <w:bCs/>
              </w:rPr>
            </w:pPr>
          </w:p>
        </w:tc>
        <w:tc>
          <w:tcPr>
            <w:tcW w:w="1182" w:type="pct"/>
          </w:tcPr>
          <w:p w14:paraId="793F1910" w14:textId="6B1222C0" w:rsidR="007E7185" w:rsidRPr="00DE7E85" w:rsidRDefault="007E7185" w:rsidP="00500786">
            <w:pPr>
              <w:spacing w:before="120" w:after="120"/>
              <w:rPr>
                <w:rFonts w:ascii="Arial" w:hAnsi="Arial" w:cs="Arial"/>
                <w:bCs/>
              </w:rPr>
            </w:pPr>
          </w:p>
        </w:tc>
        <w:tc>
          <w:tcPr>
            <w:tcW w:w="919" w:type="pct"/>
          </w:tcPr>
          <w:p w14:paraId="04B16E95" w14:textId="45F5357F" w:rsidR="007E7185" w:rsidRPr="00DE7E85" w:rsidRDefault="007E7185" w:rsidP="00500786">
            <w:pPr>
              <w:spacing w:before="120" w:after="120"/>
              <w:rPr>
                <w:rFonts w:ascii="Arial" w:hAnsi="Arial" w:cs="Arial"/>
                <w:bCs/>
              </w:rPr>
            </w:pPr>
          </w:p>
        </w:tc>
        <w:tc>
          <w:tcPr>
            <w:tcW w:w="1986" w:type="pct"/>
          </w:tcPr>
          <w:p w14:paraId="25EBEFAB" w14:textId="3D8582BC" w:rsidR="007E7185" w:rsidRPr="00DE7E85" w:rsidRDefault="007E7185" w:rsidP="00500786">
            <w:pPr>
              <w:spacing w:before="120" w:after="120"/>
              <w:rPr>
                <w:rFonts w:ascii="Arial" w:hAnsi="Arial" w:cs="Arial"/>
                <w:bCs/>
              </w:rPr>
            </w:pPr>
          </w:p>
        </w:tc>
      </w:tr>
      <w:tr w:rsidR="007E7185" w:rsidRPr="00DE7E85" w14:paraId="52ECF36F" w14:textId="77777777" w:rsidTr="00500786">
        <w:trPr>
          <w:jc w:val="center"/>
        </w:trPr>
        <w:tc>
          <w:tcPr>
            <w:tcW w:w="913" w:type="pct"/>
          </w:tcPr>
          <w:p w14:paraId="74D62AE8" w14:textId="38E135AD" w:rsidR="007E7185" w:rsidRPr="00DE7E85" w:rsidRDefault="007E7185" w:rsidP="00500786">
            <w:pPr>
              <w:spacing w:before="120" w:after="120"/>
              <w:rPr>
                <w:rFonts w:ascii="Arial" w:hAnsi="Arial" w:cs="Arial"/>
                <w:bCs/>
              </w:rPr>
            </w:pPr>
          </w:p>
        </w:tc>
        <w:tc>
          <w:tcPr>
            <w:tcW w:w="1182" w:type="pct"/>
          </w:tcPr>
          <w:p w14:paraId="573901E9" w14:textId="7CD956BB" w:rsidR="007E7185" w:rsidRDefault="007E7185" w:rsidP="00500786">
            <w:pPr>
              <w:spacing w:before="120" w:after="120"/>
              <w:rPr>
                <w:rFonts w:ascii="Arial" w:hAnsi="Arial" w:cs="Arial"/>
                <w:bCs/>
              </w:rPr>
            </w:pPr>
          </w:p>
        </w:tc>
        <w:tc>
          <w:tcPr>
            <w:tcW w:w="919" w:type="pct"/>
          </w:tcPr>
          <w:p w14:paraId="410B3CC2" w14:textId="1B0729BF" w:rsidR="007E7185" w:rsidRPr="00DE7E85" w:rsidRDefault="007E7185" w:rsidP="00500786">
            <w:pPr>
              <w:spacing w:before="120" w:after="120"/>
              <w:rPr>
                <w:rFonts w:ascii="Arial" w:hAnsi="Arial" w:cs="Arial"/>
                <w:bCs/>
              </w:rPr>
            </w:pPr>
          </w:p>
        </w:tc>
        <w:tc>
          <w:tcPr>
            <w:tcW w:w="1986" w:type="pct"/>
          </w:tcPr>
          <w:p w14:paraId="6726B4A4" w14:textId="7A975790" w:rsidR="007E7185" w:rsidRDefault="007E7185" w:rsidP="00500786">
            <w:pPr>
              <w:spacing w:before="120" w:after="120"/>
              <w:rPr>
                <w:rFonts w:ascii="Arial" w:hAnsi="Arial" w:cs="Arial"/>
                <w:bCs/>
              </w:rPr>
            </w:pPr>
          </w:p>
        </w:tc>
      </w:tr>
      <w:tr w:rsidR="007E7185" w:rsidRPr="00DE7E85" w14:paraId="737910A9" w14:textId="77777777" w:rsidTr="00500786">
        <w:trPr>
          <w:jc w:val="center"/>
        </w:trPr>
        <w:tc>
          <w:tcPr>
            <w:tcW w:w="913" w:type="pct"/>
          </w:tcPr>
          <w:p w14:paraId="6743CCD4" w14:textId="17DD4677" w:rsidR="007E7185" w:rsidRDefault="007E7185" w:rsidP="00500786">
            <w:pPr>
              <w:spacing w:before="120" w:after="120"/>
              <w:rPr>
                <w:rFonts w:ascii="Arial" w:hAnsi="Arial" w:cs="Arial"/>
                <w:bCs/>
              </w:rPr>
            </w:pPr>
          </w:p>
        </w:tc>
        <w:tc>
          <w:tcPr>
            <w:tcW w:w="1182" w:type="pct"/>
          </w:tcPr>
          <w:p w14:paraId="2F15C33F" w14:textId="1CAC44EF" w:rsidR="007E7185" w:rsidRDefault="007E7185" w:rsidP="00500786">
            <w:pPr>
              <w:spacing w:before="120" w:after="120"/>
              <w:rPr>
                <w:rFonts w:ascii="Arial" w:hAnsi="Arial" w:cs="Arial"/>
                <w:bCs/>
              </w:rPr>
            </w:pPr>
          </w:p>
        </w:tc>
        <w:tc>
          <w:tcPr>
            <w:tcW w:w="919" w:type="pct"/>
          </w:tcPr>
          <w:p w14:paraId="70F026BE" w14:textId="300DCE33" w:rsidR="007E7185" w:rsidRDefault="007E7185" w:rsidP="00500786">
            <w:pPr>
              <w:spacing w:before="120" w:after="120"/>
              <w:rPr>
                <w:rFonts w:ascii="Arial" w:hAnsi="Arial" w:cs="Arial"/>
                <w:bCs/>
              </w:rPr>
            </w:pPr>
          </w:p>
        </w:tc>
        <w:tc>
          <w:tcPr>
            <w:tcW w:w="1986" w:type="pct"/>
          </w:tcPr>
          <w:p w14:paraId="480B4594" w14:textId="32D4FD7F" w:rsidR="007E7185" w:rsidRDefault="007E7185" w:rsidP="00500786">
            <w:pPr>
              <w:spacing w:before="120" w:after="120"/>
              <w:rPr>
                <w:rFonts w:ascii="Arial" w:hAnsi="Arial" w:cs="Arial"/>
                <w:bCs/>
              </w:rPr>
            </w:pPr>
          </w:p>
        </w:tc>
      </w:tr>
    </w:tbl>
    <w:p w14:paraId="068111B1" w14:textId="77777777" w:rsidR="007E7185" w:rsidRPr="00DE7E85" w:rsidRDefault="007E7185" w:rsidP="007E7185">
      <w:pPr>
        <w:rPr>
          <w:rFonts w:ascii="Arial" w:hAnsi="Arial" w:cs="Arial"/>
          <w:b/>
          <w:lang w:val="en-GB"/>
        </w:rPr>
      </w:pPr>
    </w:p>
    <w:p w14:paraId="2090752A" w14:textId="77777777" w:rsidR="007E7185" w:rsidRPr="00DE7E85" w:rsidRDefault="007E7185" w:rsidP="007E7185">
      <w:pPr>
        <w:rPr>
          <w:rFonts w:ascii="Arial" w:hAnsi="Arial" w:cs="Arial"/>
          <w:b/>
          <w:lang w:val="en-GB"/>
        </w:rPr>
      </w:pPr>
      <w:r w:rsidRPr="00DE7E85">
        <w:rPr>
          <w:rFonts w:ascii="Arial" w:hAnsi="Arial" w:cs="Arial"/>
          <w:b/>
          <w:lang w:val="en-GB"/>
        </w:rPr>
        <w:t>Approval</w:t>
      </w:r>
    </w:p>
    <w:p w14:paraId="60EB9922" w14:textId="77777777" w:rsidR="007E7185" w:rsidRPr="00DE7E85" w:rsidRDefault="007E7185" w:rsidP="007E7185">
      <w:pPr>
        <w:spacing w:before="160" w:line="360" w:lineRule="auto"/>
        <w:jc w:val="both"/>
        <w:rPr>
          <w:rFonts w:ascii="Arial" w:hAnsi="Arial" w:cs="Arial"/>
        </w:rPr>
      </w:pPr>
      <w:r w:rsidRPr="00DE7E85">
        <w:rPr>
          <w:rFonts w:ascii="Arial" w:hAnsi="Arial" w:cs="Arial"/>
        </w:rPr>
        <w:t>Confirmation by signatories that they have read and understood the document and accept their roles and responsibilities.</w:t>
      </w:r>
    </w:p>
    <w:tbl>
      <w:tblPr>
        <w:tblStyle w:val="TableGrid"/>
        <w:tblW w:w="5000" w:type="pct"/>
        <w:tblLook w:val="04A0" w:firstRow="1" w:lastRow="0" w:firstColumn="1" w:lastColumn="0" w:noHBand="0" w:noVBand="1"/>
      </w:tblPr>
      <w:tblGrid>
        <w:gridCol w:w="2888"/>
        <w:gridCol w:w="2419"/>
        <w:gridCol w:w="3549"/>
      </w:tblGrid>
      <w:tr w:rsidR="007E7185" w:rsidRPr="00DE7E85" w14:paraId="3D796D46" w14:textId="77777777" w:rsidTr="00500786">
        <w:trPr>
          <w:trHeight w:val="449"/>
        </w:trPr>
        <w:tc>
          <w:tcPr>
            <w:tcW w:w="1630" w:type="pct"/>
            <w:shd w:val="clear" w:color="auto" w:fill="D9D9D9" w:themeFill="background1" w:themeFillShade="D9"/>
          </w:tcPr>
          <w:p w14:paraId="495E9521" w14:textId="77777777" w:rsidR="007E7185" w:rsidRPr="00DE7E85" w:rsidRDefault="007E7185" w:rsidP="00500786">
            <w:pPr>
              <w:spacing w:before="120" w:after="120"/>
              <w:rPr>
                <w:rFonts w:ascii="Arial" w:hAnsi="Arial" w:cs="Arial"/>
                <w:b/>
              </w:rPr>
            </w:pPr>
            <w:r>
              <w:rPr>
                <w:rFonts w:ascii="Arial" w:hAnsi="Arial" w:cs="Arial"/>
                <w:b/>
              </w:rPr>
              <w:t>Committees</w:t>
            </w:r>
          </w:p>
        </w:tc>
        <w:tc>
          <w:tcPr>
            <w:tcW w:w="1366" w:type="pct"/>
            <w:shd w:val="clear" w:color="auto" w:fill="D9D9D9" w:themeFill="background1" w:themeFillShade="D9"/>
          </w:tcPr>
          <w:p w14:paraId="4C8BDC6B" w14:textId="77777777" w:rsidR="007E7185" w:rsidRPr="00DE7E85" w:rsidRDefault="007E7185" w:rsidP="00500786">
            <w:pPr>
              <w:spacing w:before="120" w:after="120"/>
              <w:rPr>
                <w:rFonts w:ascii="Arial" w:hAnsi="Arial" w:cs="Arial"/>
                <w:b/>
              </w:rPr>
            </w:pPr>
            <w:r w:rsidRPr="00DE7E85">
              <w:rPr>
                <w:rFonts w:ascii="Arial" w:hAnsi="Arial" w:cs="Arial"/>
                <w:b/>
              </w:rPr>
              <w:t>Signature</w:t>
            </w:r>
          </w:p>
        </w:tc>
        <w:tc>
          <w:tcPr>
            <w:tcW w:w="2004" w:type="pct"/>
            <w:shd w:val="clear" w:color="auto" w:fill="D9D9D9" w:themeFill="background1" w:themeFillShade="D9"/>
          </w:tcPr>
          <w:p w14:paraId="2C93CF03" w14:textId="77777777" w:rsidR="007E7185" w:rsidRPr="00DE7E85" w:rsidRDefault="007E7185" w:rsidP="00500786">
            <w:pPr>
              <w:spacing w:before="120" w:after="120"/>
              <w:rPr>
                <w:rFonts w:ascii="Arial" w:hAnsi="Arial" w:cs="Arial"/>
                <w:b/>
              </w:rPr>
            </w:pPr>
            <w:r w:rsidRPr="00DE7E85">
              <w:rPr>
                <w:rFonts w:ascii="Arial" w:hAnsi="Arial" w:cs="Arial"/>
                <w:b/>
              </w:rPr>
              <w:t xml:space="preserve">Date </w:t>
            </w:r>
          </w:p>
        </w:tc>
      </w:tr>
      <w:tr w:rsidR="007E7185" w:rsidRPr="00DE7E85" w14:paraId="054D0720" w14:textId="77777777" w:rsidTr="00500786">
        <w:trPr>
          <w:trHeight w:val="449"/>
        </w:trPr>
        <w:tc>
          <w:tcPr>
            <w:tcW w:w="1630" w:type="pct"/>
          </w:tcPr>
          <w:p w14:paraId="7661DF55" w14:textId="77777777" w:rsidR="007E7185" w:rsidRDefault="007E7185" w:rsidP="00500786">
            <w:pPr>
              <w:spacing w:before="120" w:after="120"/>
              <w:rPr>
                <w:rFonts w:ascii="Arial" w:hAnsi="Arial" w:cs="Arial"/>
                <w:bCs/>
              </w:rPr>
            </w:pPr>
            <w:r>
              <w:rPr>
                <w:rFonts w:ascii="Arial" w:hAnsi="Arial" w:cs="Arial"/>
                <w:bCs/>
              </w:rPr>
              <w:t>Head of IT</w:t>
            </w:r>
          </w:p>
        </w:tc>
        <w:tc>
          <w:tcPr>
            <w:tcW w:w="1366" w:type="pct"/>
          </w:tcPr>
          <w:p w14:paraId="23C1B5F8" w14:textId="099FA486" w:rsidR="007E7185" w:rsidRPr="00DE7E85" w:rsidRDefault="001052DE" w:rsidP="00500786">
            <w:pPr>
              <w:spacing w:before="120" w:after="120"/>
              <w:rPr>
                <w:rFonts w:ascii="Arial" w:hAnsi="Arial" w:cs="Arial"/>
                <w:bCs/>
              </w:rPr>
            </w:pPr>
            <w:r w:rsidRPr="00474E38">
              <w:rPr>
                <w:rFonts w:asciiTheme="majorHAnsi" w:hAnsiTheme="majorHAnsi" w:cstheme="majorHAnsi"/>
                <w:b/>
                <w:bCs/>
                <w:noProof/>
                <w:sz w:val="20"/>
                <w:szCs w:val="20"/>
              </w:rPr>
              <w:drawing>
                <wp:inline distT="0" distB="0" distL="0" distR="0" wp14:anchorId="4C77679E" wp14:editId="1BCF086B">
                  <wp:extent cx="893299" cy="280588"/>
                  <wp:effectExtent l="0" t="0" r="2540" b="5715"/>
                  <wp:docPr id="61471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7818" name=""/>
                          <pic:cNvPicPr/>
                        </pic:nvPicPr>
                        <pic:blipFill>
                          <a:blip r:embed="rId8"/>
                          <a:stretch>
                            <a:fillRect/>
                          </a:stretch>
                        </pic:blipFill>
                        <pic:spPr>
                          <a:xfrm>
                            <a:off x="0" y="0"/>
                            <a:ext cx="918075" cy="288370"/>
                          </a:xfrm>
                          <a:prstGeom prst="rect">
                            <a:avLst/>
                          </a:prstGeom>
                        </pic:spPr>
                      </pic:pic>
                    </a:graphicData>
                  </a:graphic>
                </wp:inline>
              </w:drawing>
            </w:r>
          </w:p>
        </w:tc>
        <w:tc>
          <w:tcPr>
            <w:tcW w:w="2004" w:type="pct"/>
          </w:tcPr>
          <w:p w14:paraId="596EA8C2" w14:textId="7D54BB86" w:rsidR="007E7185" w:rsidRPr="00DE7E85" w:rsidRDefault="001052DE" w:rsidP="00500786">
            <w:pPr>
              <w:spacing w:before="120" w:after="120"/>
              <w:rPr>
                <w:rFonts w:ascii="Arial" w:hAnsi="Arial" w:cs="Arial"/>
                <w:bCs/>
              </w:rPr>
            </w:pPr>
            <w:r>
              <w:rPr>
                <w:rFonts w:ascii="Arial" w:hAnsi="Arial" w:cs="Arial"/>
                <w:bCs/>
              </w:rPr>
              <w:t>05 March 2026</w:t>
            </w:r>
          </w:p>
        </w:tc>
      </w:tr>
      <w:tr w:rsidR="007E7185" w:rsidRPr="00DE7E85" w14:paraId="34C78572" w14:textId="77777777" w:rsidTr="00500786">
        <w:trPr>
          <w:trHeight w:val="449"/>
        </w:trPr>
        <w:tc>
          <w:tcPr>
            <w:tcW w:w="1630" w:type="pct"/>
          </w:tcPr>
          <w:p w14:paraId="771718A2" w14:textId="086E92A8" w:rsidR="007E7185" w:rsidRPr="00DE7E85" w:rsidRDefault="005B114E" w:rsidP="00500786">
            <w:pPr>
              <w:spacing w:before="120" w:after="120"/>
              <w:rPr>
                <w:rFonts w:ascii="Arial" w:hAnsi="Arial" w:cs="Arial"/>
                <w:bCs/>
              </w:rPr>
            </w:pPr>
            <w:r>
              <w:rPr>
                <w:rFonts w:ascii="Arial" w:hAnsi="Arial" w:cs="Arial"/>
                <w:bCs/>
              </w:rPr>
              <w:t>Head of CSSP</w:t>
            </w:r>
          </w:p>
        </w:tc>
        <w:tc>
          <w:tcPr>
            <w:tcW w:w="1366" w:type="pct"/>
          </w:tcPr>
          <w:p w14:paraId="4C190007" w14:textId="77777777" w:rsidR="007E7185" w:rsidRPr="00DE7E85" w:rsidRDefault="007E7185" w:rsidP="00500786">
            <w:pPr>
              <w:spacing w:before="120" w:after="120"/>
              <w:rPr>
                <w:rFonts w:ascii="Arial" w:hAnsi="Arial" w:cs="Arial"/>
                <w:bCs/>
              </w:rPr>
            </w:pPr>
          </w:p>
        </w:tc>
        <w:tc>
          <w:tcPr>
            <w:tcW w:w="2004" w:type="pct"/>
          </w:tcPr>
          <w:p w14:paraId="7622EC13" w14:textId="77777777" w:rsidR="007E7185" w:rsidRPr="00DE7E85" w:rsidRDefault="007E7185" w:rsidP="00500786">
            <w:pPr>
              <w:spacing w:before="120" w:after="120"/>
              <w:rPr>
                <w:rFonts w:ascii="Arial" w:hAnsi="Arial" w:cs="Arial"/>
                <w:bCs/>
              </w:rPr>
            </w:pPr>
          </w:p>
        </w:tc>
      </w:tr>
      <w:tr w:rsidR="007E7185" w:rsidRPr="00DE7E85" w14:paraId="5A6BB306" w14:textId="77777777" w:rsidTr="00500786">
        <w:trPr>
          <w:trHeight w:val="449"/>
        </w:trPr>
        <w:tc>
          <w:tcPr>
            <w:tcW w:w="1630" w:type="pct"/>
          </w:tcPr>
          <w:p w14:paraId="655739A8" w14:textId="1B087DEB" w:rsidR="007E7185" w:rsidRPr="00DE7E85" w:rsidRDefault="007E7185" w:rsidP="00500786">
            <w:pPr>
              <w:spacing w:before="120" w:after="120"/>
              <w:rPr>
                <w:rFonts w:ascii="Arial" w:hAnsi="Arial" w:cs="Arial"/>
                <w:bCs/>
              </w:rPr>
            </w:pPr>
            <w:r>
              <w:rPr>
                <w:rFonts w:ascii="Arial" w:hAnsi="Arial" w:cs="Arial"/>
                <w:bCs/>
              </w:rPr>
              <w:t xml:space="preserve">EXCO/ICT </w:t>
            </w:r>
            <w:proofErr w:type="spellStart"/>
            <w:r>
              <w:rPr>
                <w:rFonts w:ascii="Arial" w:hAnsi="Arial" w:cs="Arial"/>
                <w:bCs/>
              </w:rPr>
              <w:t>SteerCo</w:t>
            </w:r>
            <w:proofErr w:type="spellEnd"/>
          </w:p>
        </w:tc>
        <w:tc>
          <w:tcPr>
            <w:tcW w:w="1366" w:type="pct"/>
          </w:tcPr>
          <w:p w14:paraId="5E4BDAAA" w14:textId="77777777" w:rsidR="007E7185" w:rsidRPr="00DE7E85" w:rsidRDefault="007E7185" w:rsidP="00500786">
            <w:pPr>
              <w:spacing w:before="120" w:after="120"/>
              <w:rPr>
                <w:rFonts w:ascii="Arial" w:hAnsi="Arial" w:cs="Arial"/>
                <w:bCs/>
              </w:rPr>
            </w:pPr>
          </w:p>
        </w:tc>
        <w:tc>
          <w:tcPr>
            <w:tcW w:w="2004" w:type="pct"/>
          </w:tcPr>
          <w:p w14:paraId="1F109688" w14:textId="77777777" w:rsidR="007E7185" w:rsidRPr="00DE7E85" w:rsidRDefault="007E7185" w:rsidP="00500786">
            <w:pPr>
              <w:spacing w:before="120" w:after="120"/>
              <w:rPr>
                <w:rFonts w:ascii="Arial" w:hAnsi="Arial" w:cs="Arial"/>
                <w:bCs/>
              </w:rPr>
            </w:pPr>
          </w:p>
        </w:tc>
      </w:tr>
    </w:tbl>
    <w:p w14:paraId="084F8478" w14:textId="77777777" w:rsidR="00CE10D6" w:rsidRPr="006D3001" w:rsidRDefault="00254C52">
      <w:pPr>
        <w:rPr>
          <w:rFonts w:ascii="Arial" w:hAnsi="Arial" w:cs="Arial"/>
        </w:rPr>
      </w:pPr>
      <w:r w:rsidRPr="006D3001">
        <w:rPr>
          <w:rFonts w:ascii="Arial" w:hAnsi="Arial" w:cs="Arial"/>
        </w:rPr>
        <w:br w:type="page"/>
      </w:r>
    </w:p>
    <w:sdt>
      <w:sdtPr>
        <w:rPr>
          <w:rFonts w:asciiTheme="minorHAnsi" w:eastAsiaTheme="minorEastAsia" w:hAnsiTheme="minorHAnsi" w:cstheme="minorBidi"/>
          <w:b w:val="0"/>
          <w:bCs w:val="0"/>
          <w:color w:val="auto"/>
          <w:sz w:val="22"/>
          <w:szCs w:val="22"/>
        </w:rPr>
        <w:id w:val="-547687783"/>
        <w:docPartObj>
          <w:docPartGallery w:val="Table of Contents"/>
          <w:docPartUnique/>
        </w:docPartObj>
      </w:sdtPr>
      <w:sdtEndPr>
        <w:rPr>
          <w:noProof/>
        </w:rPr>
      </w:sdtEndPr>
      <w:sdtContent>
        <w:p w14:paraId="73E961B3" w14:textId="312EE902" w:rsidR="004133B6" w:rsidRPr="00574B45" w:rsidRDefault="004133B6">
          <w:pPr>
            <w:pStyle w:val="TOCHeading"/>
            <w:rPr>
              <w:color w:val="auto"/>
            </w:rPr>
          </w:pPr>
          <w:r w:rsidRPr="00574B45">
            <w:rPr>
              <w:color w:val="auto"/>
            </w:rPr>
            <w:t>Table of Contents</w:t>
          </w:r>
        </w:p>
        <w:p w14:paraId="31CF0A3A" w14:textId="41A9C25F" w:rsidR="00BB3119" w:rsidRDefault="004133B6">
          <w:pPr>
            <w:pStyle w:val="TOC1"/>
            <w:tabs>
              <w:tab w:val="left" w:pos="480"/>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23606402" w:history="1">
            <w:r w:rsidR="00BB3119" w:rsidRPr="00D4279C">
              <w:rPr>
                <w:rStyle w:val="Hyperlink"/>
                <w:rFonts w:ascii="Arial" w:hAnsi="Arial" w:cs="Arial"/>
                <w:noProof/>
              </w:rPr>
              <w:t>1.</w:t>
            </w:r>
            <w:r w:rsidR="00BB3119">
              <w:rPr>
                <w:noProof/>
                <w:kern w:val="2"/>
                <w:sz w:val="24"/>
                <w:szCs w:val="24"/>
                <w:lang w:val="en-ZA" w:eastAsia="en-ZA"/>
                <w14:ligatures w14:val="standardContextual"/>
              </w:rPr>
              <w:tab/>
            </w:r>
            <w:r w:rsidR="00BB3119" w:rsidRPr="00D4279C">
              <w:rPr>
                <w:rStyle w:val="Hyperlink"/>
                <w:rFonts w:ascii="Arial" w:hAnsi="Arial" w:cs="Arial"/>
                <w:noProof/>
              </w:rPr>
              <w:t>Introduction</w:t>
            </w:r>
            <w:r w:rsidR="00BB3119">
              <w:rPr>
                <w:noProof/>
                <w:webHidden/>
              </w:rPr>
              <w:tab/>
            </w:r>
            <w:r w:rsidR="00BB3119">
              <w:rPr>
                <w:noProof/>
                <w:webHidden/>
              </w:rPr>
              <w:fldChar w:fldCharType="begin"/>
            </w:r>
            <w:r w:rsidR="00BB3119">
              <w:rPr>
                <w:noProof/>
                <w:webHidden/>
              </w:rPr>
              <w:instrText xml:space="preserve"> PAGEREF _Toc223606402 \h </w:instrText>
            </w:r>
            <w:r w:rsidR="00BB3119">
              <w:rPr>
                <w:noProof/>
                <w:webHidden/>
              </w:rPr>
            </w:r>
            <w:r w:rsidR="00BB3119">
              <w:rPr>
                <w:noProof/>
                <w:webHidden/>
              </w:rPr>
              <w:fldChar w:fldCharType="separate"/>
            </w:r>
            <w:r w:rsidR="00BB3119">
              <w:rPr>
                <w:noProof/>
                <w:webHidden/>
              </w:rPr>
              <w:t>3</w:t>
            </w:r>
            <w:r w:rsidR="00BB3119">
              <w:rPr>
                <w:noProof/>
                <w:webHidden/>
              </w:rPr>
              <w:fldChar w:fldCharType="end"/>
            </w:r>
          </w:hyperlink>
        </w:p>
        <w:p w14:paraId="6EC818D3" w14:textId="1814F140"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3" w:history="1">
            <w:r w:rsidRPr="00D4279C">
              <w:rPr>
                <w:rStyle w:val="Hyperlink"/>
                <w:rFonts w:ascii="Arial" w:hAnsi="Arial" w:cs="Arial"/>
                <w:noProof/>
              </w:rPr>
              <w:t>2.</w:t>
            </w:r>
            <w:r>
              <w:rPr>
                <w:noProof/>
                <w:kern w:val="2"/>
                <w:sz w:val="24"/>
                <w:szCs w:val="24"/>
                <w:lang w:val="en-ZA" w:eastAsia="en-ZA"/>
                <w14:ligatures w14:val="standardContextual"/>
              </w:rPr>
              <w:tab/>
            </w:r>
            <w:r w:rsidRPr="00D4279C">
              <w:rPr>
                <w:rStyle w:val="Hyperlink"/>
                <w:rFonts w:ascii="Arial" w:hAnsi="Arial" w:cs="Arial"/>
                <w:noProof/>
              </w:rPr>
              <w:t>Scope</w:t>
            </w:r>
            <w:r>
              <w:rPr>
                <w:noProof/>
                <w:webHidden/>
              </w:rPr>
              <w:tab/>
            </w:r>
            <w:r>
              <w:rPr>
                <w:noProof/>
                <w:webHidden/>
              </w:rPr>
              <w:fldChar w:fldCharType="begin"/>
            </w:r>
            <w:r>
              <w:rPr>
                <w:noProof/>
                <w:webHidden/>
              </w:rPr>
              <w:instrText xml:space="preserve"> PAGEREF _Toc223606403 \h </w:instrText>
            </w:r>
            <w:r>
              <w:rPr>
                <w:noProof/>
                <w:webHidden/>
              </w:rPr>
            </w:r>
            <w:r>
              <w:rPr>
                <w:noProof/>
                <w:webHidden/>
              </w:rPr>
              <w:fldChar w:fldCharType="separate"/>
            </w:r>
            <w:r>
              <w:rPr>
                <w:noProof/>
                <w:webHidden/>
              </w:rPr>
              <w:t>4</w:t>
            </w:r>
            <w:r>
              <w:rPr>
                <w:noProof/>
                <w:webHidden/>
              </w:rPr>
              <w:fldChar w:fldCharType="end"/>
            </w:r>
          </w:hyperlink>
        </w:p>
        <w:p w14:paraId="0D6D5AFB" w14:textId="72789FC0"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4" w:history="1">
            <w:r w:rsidRPr="00D4279C">
              <w:rPr>
                <w:rStyle w:val="Hyperlink"/>
                <w:rFonts w:ascii="Arial" w:hAnsi="Arial" w:cs="Arial"/>
                <w:noProof/>
              </w:rPr>
              <w:t>3.</w:t>
            </w:r>
            <w:r>
              <w:rPr>
                <w:noProof/>
                <w:kern w:val="2"/>
                <w:sz w:val="24"/>
                <w:szCs w:val="24"/>
                <w:lang w:val="en-ZA" w:eastAsia="en-ZA"/>
                <w14:ligatures w14:val="standardContextual"/>
              </w:rPr>
              <w:tab/>
            </w:r>
            <w:r w:rsidRPr="00D4279C">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_Toc223606404 \h </w:instrText>
            </w:r>
            <w:r>
              <w:rPr>
                <w:noProof/>
                <w:webHidden/>
              </w:rPr>
            </w:r>
            <w:r>
              <w:rPr>
                <w:noProof/>
                <w:webHidden/>
              </w:rPr>
              <w:fldChar w:fldCharType="separate"/>
            </w:r>
            <w:r>
              <w:rPr>
                <w:noProof/>
                <w:webHidden/>
              </w:rPr>
              <w:t>5</w:t>
            </w:r>
            <w:r>
              <w:rPr>
                <w:noProof/>
                <w:webHidden/>
              </w:rPr>
              <w:fldChar w:fldCharType="end"/>
            </w:r>
          </w:hyperlink>
        </w:p>
        <w:p w14:paraId="3747FA45" w14:textId="3BED47CD"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5" w:history="1">
            <w:r w:rsidRPr="00D4279C">
              <w:rPr>
                <w:rStyle w:val="Hyperlink"/>
                <w:rFonts w:ascii="Arial" w:hAnsi="Arial" w:cs="Arial"/>
                <w:noProof/>
              </w:rPr>
              <w:t>4.</w:t>
            </w:r>
            <w:r>
              <w:rPr>
                <w:noProof/>
                <w:kern w:val="2"/>
                <w:sz w:val="24"/>
                <w:szCs w:val="24"/>
                <w:lang w:val="en-ZA" w:eastAsia="en-ZA"/>
                <w14:ligatures w14:val="standardContextual"/>
              </w:rPr>
              <w:tab/>
            </w:r>
            <w:r w:rsidRPr="00D4279C">
              <w:rPr>
                <w:rStyle w:val="Hyperlink"/>
                <w:rFonts w:ascii="Arial" w:hAnsi="Arial" w:cs="Arial"/>
                <w:noProof/>
              </w:rPr>
              <w:t>Business Objectives</w:t>
            </w:r>
            <w:r>
              <w:rPr>
                <w:noProof/>
                <w:webHidden/>
              </w:rPr>
              <w:tab/>
            </w:r>
            <w:r>
              <w:rPr>
                <w:noProof/>
                <w:webHidden/>
              </w:rPr>
              <w:fldChar w:fldCharType="begin"/>
            </w:r>
            <w:r>
              <w:rPr>
                <w:noProof/>
                <w:webHidden/>
              </w:rPr>
              <w:instrText xml:space="preserve"> PAGEREF _Toc223606405 \h </w:instrText>
            </w:r>
            <w:r>
              <w:rPr>
                <w:noProof/>
                <w:webHidden/>
              </w:rPr>
            </w:r>
            <w:r>
              <w:rPr>
                <w:noProof/>
                <w:webHidden/>
              </w:rPr>
              <w:fldChar w:fldCharType="separate"/>
            </w:r>
            <w:r>
              <w:rPr>
                <w:noProof/>
                <w:webHidden/>
              </w:rPr>
              <w:t>6</w:t>
            </w:r>
            <w:r>
              <w:rPr>
                <w:noProof/>
                <w:webHidden/>
              </w:rPr>
              <w:fldChar w:fldCharType="end"/>
            </w:r>
          </w:hyperlink>
        </w:p>
        <w:p w14:paraId="5F58ED8D" w14:textId="25703650"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6" w:history="1">
            <w:r w:rsidRPr="00D4279C">
              <w:rPr>
                <w:rStyle w:val="Hyperlink"/>
                <w:rFonts w:ascii="Arial" w:hAnsi="Arial" w:cs="Arial"/>
                <w:noProof/>
              </w:rPr>
              <w:t>5.</w:t>
            </w:r>
            <w:r>
              <w:rPr>
                <w:noProof/>
                <w:kern w:val="2"/>
                <w:sz w:val="24"/>
                <w:szCs w:val="24"/>
                <w:lang w:val="en-ZA" w:eastAsia="en-ZA"/>
                <w14:ligatures w14:val="standardContextual"/>
              </w:rPr>
              <w:tab/>
            </w:r>
            <w:r w:rsidRPr="00D4279C">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_Toc223606406 \h </w:instrText>
            </w:r>
            <w:r>
              <w:rPr>
                <w:noProof/>
                <w:webHidden/>
              </w:rPr>
            </w:r>
            <w:r>
              <w:rPr>
                <w:noProof/>
                <w:webHidden/>
              </w:rPr>
              <w:fldChar w:fldCharType="separate"/>
            </w:r>
            <w:r>
              <w:rPr>
                <w:noProof/>
                <w:webHidden/>
              </w:rPr>
              <w:t>6</w:t>
            </w:r>
            <w:r>
              <w:rPr>
                <w:noProof/>
                <w:webHidden/>
              </w:rPr>
              <w:fldChar w:fldCharType="end"/>
            </w:r>
          </w:hyperlink>
        </w:p>
        <w:p w14:paraId="719E14CF" w14:textId="28D50065"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7" w:history="1">
            <w:r w:rsidRPr="00D4279C">
              <w:rPr>
                <w:rStyle w:val="Hyperlink"/>
                <w:rFonts w:ascii="Arial" w:hAnsi="Arial" w:cs="Arial"/>
                <w:noProof/>
              </w:rPr>
              <w:t>6</w:t>
            </w:r>
            <w:r>
              <w:rPr>
                <w:noProof/>
                <w:kern w:val="2"/>
                <w:sz w:val="24"/>
                <w:szCs w:val="24"/>
                <w:lang w:val="en-ZA" w:eastAsia="en-ZA"/>
                <w14:ligatures w14:val="standardContextual"/>
              </w:rPr>
              <w:tab/>
            </w:r>
            <w:r w:rsidRPr="00D4279C">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_Toc223606407 \h </w:instrText>
            </w:r>
            <w:r>
              <w:rPr>
                <w:noProof/>
                <w:webHidden/>
              </w:rPr>
            </w:r>
            <w:r>
              <w:rPr>
                <w:noProof/>
                <w:webHidden/>
              </w:rPr>
              <w:fldChar w:fldCharType="separate"/>
            </w:r>
            <w:r>
              <w:rPr>
                <w:noProof/>
                <w:webHidden/>
              </w:rPr>
              <w:t>13</w:t>
            </w:r>
            <w:r>
              <w:rPr>
                <w:noProof/>
                <w:webHidden/>
              </w:rPr>
              <w:fldChar w:fldCharType="end"/>
            </w:r>
          </w:hyperlink>
        </w:p>
        <w:p w14:paraId="58913A31" w14:textId="69C5F809"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8" w:history="1">
            <w:r w:rsidRPr="00D4279C">
              <w:rPr>
                <w:rStyle w:val="Hyperlink"/>
                <w:rFonts w:ascii="Arial" w:hAnsi="Arial" w:cs="Arial"/>
                <w:noProof/>
              </w:rPr>
              <w:t>6</w:t>
            </w:r>
            <w:r>
              <w:rPr>
                <w:noProof/>
                <w:kern w:val="2"/>
                <w:sz w:val="24"/>
                <w:szCs w:val="24"/>
                <w:lang w:val="en-ZA" w:eastAsia="en-ZA"/>
                <w14:ligatures w14:val="standardContextual"/>
              </w:rPr>
              <w:tab/>
            </w:r>
            <w:r w:rsidRPr="00D4279C">
              <w:rPr>
                <w:rStyle w:val="Hyperlink"/>
                <w:rFonts w:ascii="Arial" w:hAnsi="Arial" w:cs="Arial"/>
                <w:noProof/>
              </w:rPr>
              <w:t>User Requirements</w:t>
            </w:r>
            <w:r>
              <w:rPr>
                <w:noProof/>
                <w:webHidden/>
              </w:rPr>
              <w:tab/>
            </w:r>
            <w:r>
              <w:rPr>
                <w:noProof/>
                <w:webHidden/>
              </w:rPr>
              <w:fldChar w:fldCharType="begin"/>
            </w:r>
            <w:r>
              <w:rPr>
                <w:noProof/>
                <w:webHidden/>
              </w:rPr>
              <w:instrText xml:space="preserve"> PAGEREF _Toc223606408 \h </w:instrText>
            </w:r>
            <w:r>
              <w:rPr>
                <w:noProof/>
                <w:webHidden/>
              </w:rPr>
            </w:r>
            <w:r>
              <w:rPr>
                <w:noProof/>
                <w:webHidden/>
              </w:rPr>
              <w:fldChar w:fldCharType="separate"/>
            </w:r>
            <w:r>
              <w:rPr>
                <w:noProof/>
                <w:webHidden/>
              </w:rPr>
              <w:t>14</w:t>
            </w:r>
            <w:r>
              <w:rPr>
                <w:noProof/>
                <w:webHidden/>
              </w:rPr>
              <w:fldChar w:fldCharType="end"/>
            </w:r>
          </w:hyperlink>
        </w:p>
        <w:p w14:paraId="56724058" w14:textId="4B77F31F"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09" w:history="1">
            <w:r w:rsidRPr="00D4279C">
              <w:rPr>
                <w:rStyle w:val="Hyperlink"/>
                <w:rFonts w:ascii="Arial" w:hAnsi="Arial" w:cs="Arial"/>
                <w:noProof/>
              </w:rPr>
              <w:t>7</w:t>
            </w:r>
            <w:r>
              <w:rPr>
                <w:noProof/>
                <w:kern w:val="2"/>
                <w:sz w:val="24"/>
                <w:szCs w:val="24"/>
                <w:lang w:val="en-ZA" w:eastAsia="en-ZA"/>
                <w14:ligatures w14:val="standardContextual"/>
              </w:rPr>
              <w:tab/>
            </w:r>
            <w:r w:rsidRPr="00D4279C">
              <w:rPr>
                <w:rStyle w:val="Hyperlink"/>
                <w:rFonts w:ascii="Arial" w:hAnsi="Arial" w:cs="Arial"/>
                <w:noProof/>
              </w:rPr>
              <w:t>Data Quality</w:t>
            </w:r>
            <w:r>
              <w:rPr>
                <w:noProof/>
                <w:webHidden/>
              </w:rPr>
              <w:tab/>
            </w:r>
            <w:r>
              <w:rPr>
                <w:noProof/>
                <w:webHidden/>
              </w:rPr>
              <w:fldChar w:fldCharType="begin"/>
            </w:r>
            <w:r>
              <w:rPr>
                <w:noProof/>
                <w:webHidden/>
              </w:rPr>
              <w:instrText xml:space="preserve"> PAGEREF _Toc223606409 \h </w:instrText>
            </w:r>
            <w:r>
              <w:rPr>
                <w:noProof/>
                <w:webHidden/>
              </w:rPr>
            </w:r>
            <w:r>
              <w:rPr>
                <w:noProof/>
                <w:webHidden/>
              </w:rPr>
              <w:fldChar w:fldCharType="separate"/>
            </w:r>
            <w:r>
              <w:rPr>
                <w:noProof/>
                <w:webHidden/>
              </w:rPr>
              <w:t>15</w:t>
            </w:r>
            <w:r>
              <w:rPr>
                <w:noProof/>
                <w:webHidden/>
              </w:rPr>
              <w:fldChar w:fldCharType="end"/>
            </w:r>
          </w:hyperlink>
        </w:p>
        <w:p w14:paraId="781B41F0" w14:textId="27E00DD7"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10" w:history="1">
            <w:r w:rsidRPr="00D4279C">
              <w:rPr>
                <w:rStyle w:val="Hyperlink"/>
                <w:rFonts w:ascii="Arial" w:hAnsi="Arial" w:cs="Arial"/>
                <w:noProof/>
              </w:rPr>
              <w:t>8</w:t>
            </w:r>
            <w:r>
              <w:rPr>
                <w:noProof/>
                <w:kern w:val="2"/>
                <w:sz w:val="24"/>
                <w:szCs w:val="24"/>
                <w:lang w:val="en-ZA" w:eastAsia="en-ZA"/>
                <w14:ligatures w14:val="standardContextual"/>
              </w:rPr>
              <w:tab/>
            </w:r>
            <w:r w:rsidRPr="00D4279C">
              <w:rPr>
                <w:rStyle w:val="Hyperlink"/>
                <w:rFonts w:ascii="Arial" w:hAnsi="Arial" w:cs="Arial"/>
                <w:noProof/>
              </w:rPr>
              <w:t>Risk and Mitigation</w:t>
            </w:r>
            <w:r>
              <w:rPr>
                <w:noProof/>
                <w:webHidden/>
              </w:rPr>
              <w:tab/>
            </w:r>
            <w:r>
              <w:rPr>
                <w:noProof/>
                <w:webHidden/>
              </w:rPr>
              <w:fldChar w:fldCharType="begin"/>
            </w:r>
            <w:r>
              <w:rPr>
                <w:noProof/>
                <w:webHidden/>
              </w:rPr>
              <w:instrText xml:space="preserve"> PAGEREF _Toc223606410 \h </w:instrText>
            </w:r>
            <w:r>
              <w:rPr>
                <w:noProof/>
                <w:webHidden/>
              </w:rPr>
            </w:r>
            <w:r>
              <w:rPr>
                <w:noProof/>
                <w:webHidden/>
              </w:rPr>
              <w:fldChar w:fldCharType="separate"/>
            </w:r>
            <w:r>
              <w:rPr>
                <w:noProof/>
                <w:webHidden/>
              </w:rPr>
              <w:t>16</w:t>
            </w:r>
            <w:r>
              <w:rPr>
                <w:noProof/>
                <w:webHidden/>
              </w:rPr>
              <w:fldChar w:fldCharType="end"/>
            </w:r>
          </w:hyperlink>
        </w:p>
        <w:p w14:paraId="48BD8973" w14:textId="1499CE9C" w:rsidR="00BB3119" w:rsidRDefault="00BB3119">
          <w:pPr>
            <w:pStyle w:val="TOC1"/>
            <w:tabs>
              <w:tab w:val="left" w:pos="480"/>
              <w:tab w:val="right" w:leader="dot" w:pos="8630"/>
            </w:tabs>
            <w:rPr>
              <w:noProof/>
              <w:kern w:val="2"/>
              <w:sz w:val="24"/>
              <w:szCs w:val="24"/>
              <w:lang w:val="en-ZA" w:eastAsia="en-ZA"/>
              <w14:ligatures w14:val="standardContextual"/>
            </w:rPr>
          </w:pPr>
          <w:hyperlink w:anchor="_Toc223606411" w:history="1">
            <w:r w:rsidRPr="00D4279C">
              <w:rPr>
                <w:rStyle w:val="Hyperlink"/>
                <w:rFonts w:ascii="Arial" w:hAnsi="Arial" w:cs="Arial"/>
                <w:noProof/>
              </w:rPr>
              <w:t>9</w:t>
            </w:r>
            <w:r>
              <w:rPr>
                <w:noProof/>
                <w:kern w:val="2"/>
                <w:sz w:val="24"/>
                <w:szCs w:val="24"/>
                <w:lang w:val="en-ZA" w:eastAsia="en-ZA"/>
                <w14:ligatures w14:val="standardContextual"/>
              </w:rPr>
              <w:tab/>
            </w:r>
            <w:r w:rsidRPr="00D4279C">
              <w:rPr>
                <w:rStyle w:val="Hyperlink"/>
                <w:rFonts w:ascii="Arial" w:hAnsi="Arial" w:cs="Arial"/>
                <w:noProof/>
              </w:rPr>
              <w:t>Implementation Plan</w:t>
            </w:r>
            <w:r>
              <w:rPr>
                <w:noProof/>
                <w:webHidden/>
              </w:rPr>
              <w:tab/>
            </w:r>
            <w:r>
              <w:rPr>
                <w:noProof/>
                <w:webHidden/>
              </w:rPr>
              <w:fldChar w:fldCharType="begin"/>
            </w:r>
            <w:r>
              <w:rPr>
                <w:noProof/>
                <w:webHidden/>
              </w:rPr>
              <w:instrText xml:space="preserve"> PAGEREF _Toc223606411 \h </w:instrText>
            </w:r>
            <w:r>
              <w:rPr>
                <w:noProof/>
                <w:webHidden/>
              </w:rPr>
            </w:r>
            <w:r>
              <w:rPr>
                <w:noProof/>
                <w:webHidden/>
              </w:rPr>
              <w:fldChar w:fldCharType="separate"/>
            </w:r>
            <w:r>
              <w:rPr>
                <w:noProof/>
                <w:webHidden/>
              </w:rPr>
              <w:t>17</w:t>
            </w:r>
            <w:r>
              <w:rPr>
                <w:noProof/>
                <w:webHidden/>
              </w:rPr>
              <w:fldChar w:fldCharType="end"/>
            </w:r>
          </w:hyperlink>
        </w:p>
        <w:p w14:paraId="2A4EE4F5" w14:textId="3E9F7E3C" w:rsidR="00BB3119" w:rsidRDefault="00BB3119">
          <w:pPr>
            <w:pStyle w:val="TOC1"/>
            <w:tabs>
              <w:tab w:val="left" w:pos="720"/>
              <w:tab w:val="right" w:leader="dot" w:pos="8630"/>
            </w:tabs>
            <w:rPr>
              <w:noProof/>
              <w:kern w:val="2"/>
              <w:sz w:val="24"/>
              <w:szCs w:val="24"/>
              <w:lang w:val="en-ZA" w:eastAsia="en-ZA"/>
              <w14:ligatures w14:val="standardContextual"/>
            </w:rPr>
          </w:pPr>
          <w:hyperlink w:anchor="_Toc223606412" w:history="1">
            <w:r w:rsidRPr="00D4279C">
              <w:rPr>
                <w:rStyle w:val="Hyperlink"/>
                <w:rFonts w:ascii="Arial" w:hAnsi="Arial" w:cs="Arial"/>
                <w:noProof/>
              </w:rPr>
              <w:t>10</w:t>
            </w:r>
            <w:r>
              <w:rPr>
                <w:noProof/>
                <w:kern w:val="2"/>
                <w:sz w:val="24"/>
                <w:szCs w:val="24"/>
                <w:lang w:val="en-ZA" w:eastAsia="en-ZA"/>
                <w14:ligatures w14:val="standardContextual"/>
              </w:rPr>
              <w:tab/>
            </w:r>
            <w:r w:rsidRPr="00D4279C">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_Toc223606412 \h </w:instrText>
            </w:r>
            <w:r>
              <w:rPr>
                <w:noProof/>
                <w:webHidden/>
              </w:rPr>
            </w:r>
            <w:r>
              <w:rPr>
                <w:noProof/>
                <w:webHidden/>
              </w:rPr>
              <w:fldChar w:fldCharType="separate"/>
            </w:r>
            <w:r>
              <w:rPr>
                <w:noProof/>
                <w:webHidden/>
              </w:rPr>
              <w:t>17</w:t>
            </w:r>
            <w:r>
              <w:rPr>
                <w:noProof/>
                <w:webHidden/>
              </w:rPr>
              <w:fldChar w:fldCharType="end"/>
            </w:r>
          </w:hyperlink>
        </w:p>
        <w:p w14:paraId="5B55F3C1" w14:textId="2FB25F3A" w:rsidR="004133B6" w:rsidRDefault="004133B6">
          <w:r>
            <w:rPr>
              <w:b/>
              <w:bCs/>
              <w:noProof/>
            </w:rPr>
            <w:fldChar w:fldCharType="end"/>
          </w:r>
        </w:p>
      </w:sdtContent>
    </w:sdt>
    <w:p w14:paraId="3730C5B0" w14:textId="77777777" w:rsidR="00CE10D6" w:rsidRPr="006D3001" w:rsidRDefault="00254C52">
      <w:pPr>
        <w:rPr>
          <w:rFonts w:ascii="Arial" w:hAnsi="Arial" w:cs="Arial"/>
        </w:rPr>
      </w:pPr>
      <w:r w:rsidRPr="006D3001">
        <w:rPr>
          <w:rFonts w:ascii="Arial" w:hAnsi="Arial" w:cs="Arial"/>
        </w:rPr>
        <w:br w:type="page"/>
      </w:r>
    </w:p>
    <w:p w14:paraId="651CBCB0" w14:textId="27B54AC7" w:rsidR="00CE10D6" w:rsidRPr="002C03BC" w:rsidRDefault="00254C52" w:rsidP="002C03BC">
      <w:pPr>
        <w:pStyle w:val="Heading1"/>
        <w:numPr>
          <w:ilvl w:val="0"/>
          <w:numId w:val="12"/>
        </w:numPr>
        <w:rPr>
          <w:rFonts w:ascii="Arial" w:hAnsi="Arial" w:cs="Arial"/>
          <w:color w:val="000000" w:themeColor="text1"/>
          <w:sz w:val="32"/>
          <w:szCs w:val="32"/>
        </w:rPr>
      </w:pPr>
      <w:bookmarkStart w:id="0" w:name="_Toc223606402"/>
      <w:r w:rsidRPr="002C03BC">
        <w:rPr>
          <w:rFonts w:ascii="Arial" w:hAnsi="Arial" w:cs="Arial"/>
          <w:color w:val="000000" w:themeColor="text1"/>
          <w:sz w:val="32"/>
          <w:szCs w:val="32"/>
        </w:rPr>
        <w:lastRenderedPageBreak/>
        <w:t>Introduction</w:t>
      </w:r>
      <w:bookmarkEnd w:id="0"/>
    </w:p>
    <w:p w14:paraId="1A7F9E48" w14:textId="0A1B8EEF" w:rsidR="00CE10D6" w:rsidRPr="00EB7156" w:rsidRDefault="00254C52" w:rsidP="00EB7156">
      <w:pPr>
        <w:pStyle w:val="ListParagraph"/>
        <w:numPr>
          <w:ilvl w:val="1"/>
          <w:numId w:val="12"/>
        </w:numPr>
        <w:rPr>
          <w:rFonts w:ascii="Arial" w:hAnsi="Arial" w:cs="Arial"/>
          <w:b/>
          <w:bCs/>
          <w:sz w:val="28"/>
          <w:szCs w:val="28"/>
        </w:rPr>
      </w:pPr>
      <w:r w:rsidRPr="00EB7156">
        <w:rPr>
          <w:rFonts w:ascii="Arial" w:hAnsi="Arial" w:cs="Arial"/>
          <w:b/>
          <w:bCs/>
          <w:sz w:val="28"/>
          <w:szCs w:val="28"/>
        </w:rPr>
        <w:t>Purpose</w:t>
      </w:r>
    </w:p>
    <w:p w14:paraId="2CE7EAAD" w14:textId="2ACFFA13" w:rsidR="00CE10D6" w:rsidRPr="006D3001" w:rsidRDefault="00254C52" w:rsidP="00EB7156">
      <w:pPr>
        <w:ind w:left="360"/>
        <w:rPr>
          <w:rFonts w:ascii="Arial" w:hAnsi="Arial" w:cs="Arial"/>
        </w:rPr>
      </w:pPr>
      <w:r w:rsidRPr="006D3001">
        <w:rPr>
          <w:rFonts w:ascii="Arial" w:hAnsi="Arial" w:cs="Arial"/>
        </w:rPr>
        <w:t xml:space="preserve">This Business Requirements Document (BRD) defines the business requirements for the Civil Society </w:t>
      </w:r>
      <w:r w:rsidR="007E7185" w:rsidRPr="006D3001">
        <w:rPr>
          <w:rFonts w:ascii="Arial" w:hAnsi="Arial" w:cs="Arial"/>
        </w:rPr>
        <w:t>Organization</w:t>
      </w:r>
      <w:r w:rsidRPr="006D3001">
        <w:rPr>
          <w:rFonts w:ascii="Arial" w:hAnsi="Arial" w:cs="Arial"/>
        </w:rPr>
        <w:t xml:space="preserve"> (CSO) Database, a foundational component of the CSSP Platform being developed by Kagiso Trust. This document serves as the authoritative reference for stakeholders, developers, and project team members to understand what the system must accomplish from a business perspective.</w:t>
      </w:r>
    </w:p>
    <w:p w14:paraId="5822C35E" w14:textId="67B036D0" w:rsidR="00CE10D6" w:rsidRPr="00EB7156" w:rsidRDefault="00254C52" w:rsidP="00EB7156">
      <w:pPr>
        <w:pStyle w:val="ListParagraph"/>
        <w:numPr>
          <w:ilvl w:val="1"/>
          <w:numId w:val="12"/>
        </w:numPr>
        <w:rPr>
          <w:rFonts w:ascii="Arial" w:hAnsi="Arial" w:cs="Arial"/>
          <w:b/>
          <w:bCs/>
          <w:sz w:val="28"/>
          <w:szCs w:val="28"/>
        </w:rPr>
      </w:pPr>
      <w:r w:rsidRPr="00EB7156">
        <w:rPr>
          <w:rFonts w:ascii="Arial" w:hAnsi="Arial" w:cs="Arial"/>
          <w:b/>
          <w:bCs/>
          <w:sz w:val="28"/>
          <w:szCs w:val="28"/>
        </w:rPr>
        <w:t>Background</w:t>
      </w:r>
    </w:p>
    <w:p w14:paraId="0B81DFAC" w14:textId="549BF431" w:rsidR="0078111F" w:rsidRPr="006D3001" w:rsidRDefault="00254C52" w:rsidP="00EB7156">
      <w:pPr>
        <w:ind w:left="360"/>
        <w:rPr>
          <w:rFonts w:ascii="Arial" w:hAnsi="Arial" w:cs="Arial"/>
        </w:rPr>
      </w:pPr>
      <w:r w:rsidRPr="006D3001">
        <w:rPr>
          <w:rFonts w:ascii="Arial" w:hAnsi="Arial" w:cs="Arial"/>
        </w:rPr>
        <w:t xml:space="preserve">Kagiso Trust's Civil Society Support </w:t>
      </w:r>
      <w:proofErr w:type="spellStart"/>
      <w:r w:rsidRPr="006D3001">
        <w:rPr>
          <w:rFonts w:ascii="Arial" w:hAnsi="Arial" w:cs="Arial"/>
        </w:rPr>
        <w:t>Programme</w:t>
      </w:r>
      <w:proofErr w:type="spellEnd"/>
      <w:r w:rsidRPr="006D3001">
        <w:rPr>
          <w:rFonts w:ascii="Arial" w:hAnsi="Arial" w:cs="Arial"/>
        </w:rPr>
        <w:t xml:space="preserve"> (CSSP) Department seeks to strengthen the civil society sector in South Africa through improved coordination, visibility, and support targeting. Currently, CSO information is fragmented across multiple government registrie</w:t>
      </w:r>
      <w:r w:rsidR="0078111F" w:rsidRPr="006D3001">
        <w:rPr>
          <w:rFonts w:ascii="Arial" w:hAnsi="Arial" w:cs="Arial"/>
        </w:rPr>
        <w:t>s.</w:t>
      </w:r>
    </w:p>
    <w:p w14:paraId="48ADC2CB" w14:textId="40E07089" w:rsidR="00CE10D6" w:rsidRPr="006D3001" w:rsidRDefault="00254C52" w:rsidP="00EB7156">
      <w:pPr>
        <w:ind w:left="360"/>
        <w:rPr>
          <w:rFonts w:ascii="Arial" w:hAnsi="Arial" w:cs="Arial"/>
        </w:rPr>
      </w:pPr>
      <w:r w:rsidRPr="006D3001">
        <w:rPr>
          <w:rFonts w:ascii="Arial" w:hAnsi="Arial" w:cs="Arial"/>
        </w:rPr>
        <w:t>This fragmentation creates challenges in identifying, verifying, and supporting CSOs effectively. The CSO Database will consolidate the</w:t>
      </w:r>
      <w:r w:rsidR="0078111F" w:rsidRPr="006D3001">
        <w:rPr>
          <w:rFonts w:ascii="Arial" w:hAnsi="Arial" w:cs="Arial"/>
        </w:rPr>
        <w:t xml:space="preserve"> data</w:t>
      </w:r>
      <w:r w:rsidRPr="006D3001">
        <w:rPr>
          <w:rFonts w:ascii="Arial" w:hAnsi="Arial" w:cs="Arial"/>
        </w:rPr>
        <w:t xml:space="preserve"> into a unified, searchable repository.</w:t>
      </w:r>
    </w:p>
    <w:p w14:paraId="4D16B0D3" w14:textId="5E6B6287" w:rsidR="00CE10D6" w:rsidRPr="00EB7156" w:rsidRDefault="00254C52" w:rsidP="00EB7156">
      <w:pPr>
        <w:pStyle w:val="ListParagraph"/>
        <w:numPr>
          <w:ilvl w:val="1"/>
          <w:numId w:val="12"/>
        </w:numPr>
        <w:rPr>
          <w:rFonts w:ascii="Arial" w:hAnsi="Arial" w:cs="Arial"/>
          <w:b/>
          <w:bCs/>
          <w:sz w:val="28"/>
          <w:szCs w:val="28"/>
        </w:rPr>
      </w:pPr>
      <w:r w:rsidRPr="00EB7156">
        <w:rPr>
          <w:rFonts w:ascii="Arial" w:hAnsi="Arial" w:cs="Arial"/>
          <w:b/>
          <w:bCs/>
          <w:sz w:val="28"/>
          <w:szCs w:val="28"/>
        </w:rPr>
        <w:t>Document Scope</w:t>
      </w:r>
    </w:p>
    <w:p w14:paraId="7A8A68A3" w14:textId="77777777" w:rsidR="00CE10D6" w:rsidRPr="006D3001" w:rsidRDefault="00254C52" w:rsidP="00EB7156">
      <w:pPr>
        <w:ind w:left="360"/>
        <w:rPr>
          <w:rFonts w:ascii="Arial" w:hAnsi="Arial" w:cs="Arial"/>
        </w:rPr>
      </w:pPr>
      <w:r w:rsidRPr="006D3001">
        <w:rPr>
          <w:rFonts w:ascii="Arial" w:hAnsi="Arial" w:cs="Arial"/>
        </w:rPr>
        <w:t>This BRD covers requirements for the CSO Database component only. The Trading Hub, which builds upon this database, is addressed in a separate requirements document. However, this document considers the need for the database design to support future Trading Hub integration.</w:t>
      </w:r>
    </w:p>
    <w:p w14:paraId="2ADD3B30" w14:textId="2CC01631" w:rsidR="00CE10D6" w:rsidRPr="00EB7156" w:rsidRDefault="00254C52" w:rsidP="00EB7156">
      <w:pPr>
        <w:pStyle w:val="ListParagraph"/>
        <w:numPr>
          <w:ilvl w:val="1"/>
          <w:numId w:val="12"/>
        </w:numPr>
        <w:rPr>
          <w:rFonts w:ascii="Arial" w:hAnsi="Arial" w:cs="Arial"/>
          <w:b/>
          <w:bCs/>
          <w:sz w:val="28"/>
          <w:szCs w:val="28"/>
        </w:rPr>
      </w:pPr>
      <w:r w:rsidRPr="00EB7156">
        <w:rPr>
          <w:rFonts w:ascii="Arial" w:hAnsi="Arial" w:cs="Arial"/>
          <w:b/>
          <w:bCs/>
          <w:sz w:val="28"/>
          <w:szCs w:val="28"/>
        </w:rPr>
        <w:t>Intended Audience</w:t>
      </w:r>
    </w:p>
    <w:p w14:paraId="65CCB30E" w14:textId="77777777" w:rsidR="0078111F" w:rsidRPr="006D3001" w:rsidRDefault="00254C52" w:rsidP="0078111F">
      <w:pPr>
        <w:pStyle w:val="ListParagraph"/>
        <w:numPr>
          <w:ilvl w:val="0"/>
          <w:numId w:val="11"/>
        </w:numPr>
        <w:rPr>
          <w:rFonts w:ascii="Arial" w:hAnsi="Arial" w:cs="Arial"/>
        </w:rPr>
      </w:pPr>
      <w:r w:rsidRPr="006D3001">
        <w:rPr>
          <w:rFonts w:ascii="Arial" w:hAnsi="Arial" w:cs="Arial"/>
        </w:rPr>
        <w:t>CSSP Department stakeholders</w:t>
      </w:r>
    </w:p>
    <w:p w14:paraId="5D59D594" w14:textId="77777777" w:rsidR="0078111F" w:rsidRPr="006D3001" w:rsidRDefault="00254C52" w:rsidP="0078111F">
      <w:pPr>
        <w:pStyle w:val="ListParagraph"/>
        <w:numPr>
          <w:ilvl w:val="0"/>
          <w:numId w:val="11"/>
        </w:numPr>
        <w:rPr>
          <w:rFonts w:ascii="Arial" w:hAnsi="Arial" w:cs="Arial"/>
        </w:rPr>
      </w:pPr>
      <w:r w:rsidRPr="006D3001">
        <w:rPr>
          <w:rFonts w:ascii="Arial" w:hAnsi="Arial" w:cs="Arial"/>
        </w:rPr>
        <w:t>ICT Department technical teams</w:t>
      </w:r>
    </w:p>
    <w:p w14:paraId="2A7F98D8" w14:textId="77777777" w:rsidR="0078111F" w:rsidRPr="006D3001" w:rsidRDefault="00254C52" w:rsidP="0078111F">
      <w:pPr>
        <w:pStyle w:val="ListParagraph"/>
        <w:numPr>
          <w:ilvl w:val="0"/>
          <w:numId w:val="11"/>
        </w:numPr>
        <w:rPr>
          <w:rFonts w:ascii="Arial" w:hAnsi="Arial" w:cs="Arial"/>
        </w:rPr>
      </w:pPr>
      <w:r w:rsidRPr="006D3001">
        <w:rPr>
          <w:rFonts w:ascii="Arial" w:hAnsi="Arial" w:cs="Arial"/>
        </w:rPr>
        <w:t>Vendor development teams</w:t>
      </w:r>
    </w:p>
    <w:p w14:paraId="3AFC4D78" w14:textId="77777777" w:rsidR="0078111F" w:rsidRPr="006D3001" w:rsidRDefault="00254C52" w:rsidP="0078111F">
      <w:pPr>
        <w:pStyle w:val="ListParagraph"/>
        <w:numPr>
          <w:ilvl w:val="0"/>
          <w:numId w:val="11"/>
        </w:numPr>
        <w:rPr>
          <w:rFonts w:ascii="Arial" w:hAnsi="Arial" w:cs="Arial"/>
        </w:rPr>
      </w:pPr>
      <w:r w:rsidRPr="006D3001">
        <w:rPr>
          <w:rFonts w:ascii="Arial" w:hAnsi="Arial" w:cs="Arial"/>
        </w:rPr>
        <w:t>Project management</w:t>
      </w:r>
    </w:p>
    <w:p w14:paraId="593CA926" w14:textId="77777777" w:rsidR="0078111F" w:rsidRPr="006D3001" w:rsidRDefault="00254C52" w:rsidP="0078111F">
      <w:pPr>
        <w:pStyle w:val="ListParagraph"/>
        <w:numPr>
          <w:ilvl w:val="0"/>
          <w:numId w:val="11"/>
        </w:numPr>
        <w:rPr>
          <w:rFonts w:ascii="Arial" w:hAnsi="Arial" w:cs="Arial"/>
        </w:rPr>
      </w:pPr>
      <w:r w:rsidRPr="006D3001">
        <w:rPr>
          <w:rFonts w:ascii="Arial" w:hAnsi="Arial" w:cs="Arial"/>
        </w:rPr>
        <w:t>Quality assurance teams</w:t>
      </w:r>
    </w:p>
    <w:p w14:paraId="04347197" w14:textId="39B46969" w:rsidR="00CE10D6" w:rsidRPr="006D3001" w:rsidRDefault="00254C52" w:rsidP="0078111F">
      <w:pPr>
        <w:pStyle w:val="ListParagraph"/>
        <w:numPr>
          <w:ilvl w:val="0"/>
          <w:numId w:val="11"/>
        </w:numPr>
        <w:rPr>
          <w:rFonts w:ascii="Arial" w:hAnsi="Arial" w:cs="Arial"/>
        </w:rPr>
      </w:pPr>
      <w:r w:rsidRPr="006D3001">
        <w:rPr>
          <w:rFonts w:ascii="Arial" w:hAnsi="Arial" w:cs="Arial"/>
        </w:rPr>
        <w:t>Security and compliance reviewers</w:t>
      </w:r>
    </w:p>
    <w:p w14:paraId="6AF65677" w14:textId="77777777" w:rsidR="00CE10D6" w:rsidRPr="006D3001" w:rsidRDefault="00254C52">
      <w:pPr>
        <w:rPr>
          <w:rFonts w:ascii="Arial" w:hAnsi="Arial" w:cs="Arial"/>
        </w:rPr>
      </w:pPr>
      <w:r w:rsidRPr="006D3001">
        <w:rPr>
          <w:rFonts w:ascii="Arial" w:hAnsi="Arial" w:cs="Arial"/>
        </w:rPr>
        <w:br w:type="page"/>
      </w:r>
    </w:p>
    <w:p w14:paraId="075FFE4F" w14:textId="4C6D9272" w:rsidR="00CE10D6" w:rsidRPr="00EB7156" w:rsidRDefault="00254C52" w:rsidP="00EB7156">
      <w:pPr>
        <w:pStyle w:val="Heading1"/>
        <w:numPr>
          <w:ilvl w:val="0"/>
          <w:numId w:val="12"/>
        </w:numPr>
        <w:rPr>
          <w:rFonts w:ascii="Arial" w:hAnsi="Arial" w:cs="Arial"/>
          <w:color w:val="000000" w:themeColor="text1"/>
          <w:sz w:val="32"/>
          <w:szCs w:val="32"/>
        </w:rPr>
      </w:pPr>
      <w:bookmarkStart w:id="1" w:name="_Toc223606403"/>
      <w:r w:rsidRPr="00EB7156">
        <w:rPr>
          <w:rFonts w:ascii="Arial" w:hAnsi="Arial" w:cs="Arial"/>
          <w:color w:val="000000" w:themeColor="text1"/>
          <w:sz w:val="32"/>
          <w:szCs w:val="32"/>
        </w:rPr>
        <w:lastRenderedPageBreak/>
        <w:t>Scope</w:t>
      </w:r>
      <w:bookmarkEnd w:id="1"/>
    </w:p>
    <w:p w14:paraId="08ABBF8B" w14:textId="5A94D599" w:rsidR="00CE10D6" w:rsidRPr="00BB3119" w:rsidRDefault="00254C52" w:rsidP="000F4E29">
      <w:pPr>
        <w:pStyle w:val="ListParagraph"/>
        <w:numPr>
          <w:ilvl w:val="1"/>
          <w:numId w:val="14"/>
        </w:numPr>
        <w:ind w:left="993"/>
        <w:rPr>
          <w:rFonts w:ascii="Arial" w:hAnsi="Arial" w:cs="Arial"/>
          <w:b/>
          <w:bCs/>
          <w:sz w:val="28"/>
          <w:szCs w:val="28"/>
        </w:rPr>
      </w:pPr>
      <w:r w:rsidRPr="00BB3119">
        <w:rPr>
          <w:rFonts w:ascii="Arial" w:hAnsi="Arial" w:cs="Arial"/>
          <w:b/>
          <w:bCs/>
          <w:sz w:val="28"/>
          <w:szCs w:val="28"/>
        </w:rPr>
        <w:t>In-Scope</w:t>
      </w:r>
    </w:p>
    <w:p w14:paraId="3FDFFCBB" w14:textId="5A763896" w:rsidR="00CE10D6" w:rsidRPr="00BB3119" w:rsidRDefault="00254C52" w:rsidP="00153726">
      <w:pPr>
        <w:pStyle w:val="ListBullet"/>
        <w:numPr>
          <w:ilvl w:val="2"/>
          <w:numId w:val="15"/>
        </w:numPr>
        <w:ind w:left="993"/>
        <w:rPr>
          <w:rFonts w:ascii="Arial" w:hAnsi="Arial" w:cs="Arial"/>
        </w:rPr>
      </w:pPr>
      <w:r w:rsidRPr="00BB3119">
        <w:rPr>
          <w:rFonts w:ascii="Arial" w:hAnsi="Arial" w:cs="Arial"/>
        </w:rPr>
        <w:t>Data ingestion from DSD NPO database</w:t>
      </w:r>
    </w:p>
    <w:p w14:paraId="0EEF657B" w14:textId="77777777" w:rsidR="00CE10D6" w:rsidRPr="00BB3119" w:rsidRDefault="00254C52" w:rsidP="00153726">
      <w:pPr>
        <w:pStyle w:val="ListBullet"/>
        <w:numPr>
          <w:ilvl w:val="2"/>
          <w:numId w:val="15"/>
        </w:numPr>
        <w:ind w:left="993"/>
        <w:rPr>
          <w:rFonts w:ascii="Arial" w:hAnsi="Arial" w:cs="Arial"/>
        </w:rPr>
      </w:pPr>
      <w:r w:rsidRPr="00BB3119">
        <w:rPr>
          <w:rFonts w:ascii="Arial" w:hAnsi="Arial" w:cs="Arial"/>
        </w:rPr>
        <w:t>Data ingestion from CIPC NPC register</w:t>
      </w:r>
    </w:p>
    <w:p w14:paraId="1114E778" w14:textId="77777777" w:rsidR="00CE10D6" w:rsidRPr="00BB3119" w:rsidRDefault="00254C52" w:rsidP="00153726">
      <w:pPr>
        <w:pStyle w:val="ListBullet"/>
        <w:numPr>
          <w:ilvl w:val="2"/>
          <w:numId w:val="15"/>
        </w:numPr>
        <w:ind w:left="993"/>
        <w:rPr>
          <w:rFonts w:ascii="Arial" w:hAnsi="Arial" w:cs="Arial"/>
        </w:rPr>
      </w:pPr>
      <w:r w:rsidRPr="00BB3119">
        <w:rPr>
          <w:rFonts w:ascii="Arial" w:hAnsi="Arial" w:cs="Arial"/>
        </w:rPr>
        <w:t>Data ingestion from SARS NPO dataset</w:t>
      </w:r>
    </w:p>
    <w:p w14:paraId="6A009A84" w14:textId="77777777" w:rsidR="00CE10D6" w:rsidRDefault="00254C52" w:rsidP="00153726">
      <w:pPr>
        <w:pStyle w:val="ListBullet"/>
        <w:numPr>
          <w:ilvl w:val="2"/>
          <w:numId w:val="15"/>
        </w:numPr>
        <w:ind w:left="993"/>
        <w:rPr>
          <w:rFonts w:ascii="Arial" w:hAnsi="Arial" w:cs="Arial"/>
        </w:rPr>
      </w:pPr>
      <w:r w:rsidRPr="00153726">
        <w:rPr>
          <w:rFonts w:ascii="Arial" w:hAnsi="Arial" w:cs="Arial"/>
        </w:rPr>
        <w:t>Manual data upload capability for Kagiso-sourced data</w:t>
      </w:r>
    </w:p>
    <w:p w14:paraId="059DFF2B" w14:textId="241E6182" w:rsidR="00AF6B3B" w:rsidRPr="00153726" w:rsidRDefault="00AF6B3B" w:rsidP="00153726">
      <w:pPr>
        <w:pStyle w:val="ListBullet"/>
        <w:numPr>
          <w:ilvl w:val="2"/>
          <w:numId w:val="15"/>
        </w:numPr>
        <w:ind w:left="993"/>
        <w:rPr>
          <w:rFonts w:ascii="Arial" w:hAnsi="Arial" w:cs="Arial"/>
        </w:rPr>
      </w:pPr>
      <w:r>
        <w:rPr>
          <w:rFonts w:ascii="Arial" w:hAnsi="Arial" w:cs="Arial"/>
        </w:rPr>
        <w:t>Self-registration portal</w:t>
      </w:r>
    </w:p>
    <w:p w14:paraId="3434B570"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Data merger and deduplication logic</w:t>
      </w:r>
    </w:p>
    <w:p w14:paraId="65214A59"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Unique identifier system using NPO/NPC numbers</w:t>
      </w:r>
    </w:p>
    <w:p w14:paraId="492E2F2B"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Core data model with specified profile fields</w:t>
      </w:r>
    </w:p>
    <w:p w14:paraId="0BD4619C"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Advanced search and filtering functionality</w:t>
      </w:r>
    </w:p>
    <w:p w14:paraId="6DB1611B"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Web-based lookup tool</w:t>
      </w:r>
    </w:p>
    <w:p w14:paraId="48E734EE"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Data extraction and export to Excel</w:t>
      </w:r>
    </w:p>
    <w:p w14:paraId="68E66C7E" w14:textId="65FFBFE6"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 xml:space="preserve">Reporting aligned with </w:t>
      </w:r>
      <w:r w:rsidR="0078111F" w:rsidRPr="00153726">
        <w:rPr>
          <w:rFonts w:ascii="Arial" w:hAnsi="Arial" w:cs="Arial"/>
        </w:rPr>
        <w:t xml:space="preserve">organizational </w:t>
      </w:r>
      <w:r w:rsidRPr="00153726">
        <w:rPr>
          <w:rFonts w:ascii="Arial" w:hAnsi="Arial" w:cs="Arial"/>
        </w:rPr>
        <w:t>requirements</w:t>
      </w:r>
    </w:p>
    <w:p w14:paraId="6ADD1C66"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SharePoint integration for document storage</w:t>
      </w:r>
    </w:p>
    <w:p w14:paraId="3F977435"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Power BI integration for analytics</w:t>
      </w:r>
    </w:p>
    <w:p w14:paraId="3051F889"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POPIA-compliant data handling</w:t>
      </w:r>
    </w:p>
    <w:p w14:paraId="53B86D18" w14:textId="77777777" w:rsidR="00CE10D6" w:rsidRPr="00153726" w:rsidRDefault="00254C52" w:rsidP="00153726">
      <w:pPr>
        <w:pStyle w:val="ListBullet"/>
        <w:numPr>
          <w:ilvl w:val="2"/>
          <w:numId w:val="15"/>
        </w:numPr>
        <w:ind w:left="993"/>
        <w:rPr>
          <w:rFonts w:ascii="Arial" w:hAnsi="Arial" w:cs="Arial"/>
        </w:rPr>
      </w:pPr>
      <w:r w:rsidRPr="00153726">
        <w:rPr>
          <w:rFonts w:ascii="Arial" w:hAnsi="Arial" w:cs="Arial"/>
        </w:rPr>
        <w:t>Audit logging and support</w:t>
      </w:r>
    </w:p>
    <w:p w14:paraId="653E1CF0" w14:textId="77777777" w:rsidR="00CE10D6" w:rsidRDefault="00254C52" w:rsidP="00153726">
      <w:pPr>
        <w:pStyle w:val="ListBullet"/>
        <w:numPr>
          <w:ilvl w:val="2"/>
          <w:numId w:val="15"/>
        </w:numPr>
        <w:ind w:left="993"/>
        <w:rPr>
          <w:rFonts w:ascii="Arial" w:hAnsi="Arial" w:cs="Arial"/>
        </w:rPr>
      </w:pPr>
      <w:r w:rsidRPr="00153726">
        <w:rPr>
          <w:rFonts w:ascii="Arial" w:hAnsi="Arial" w:cs="Arial"/>
        </w:rPr>
        <w:t>User documentation and training materials</w:t>
      </w:r>
    </w:p>
    <w:p w14:paraId="188A691C" w14:textId="7EE1FFC4" w:rsidR="00BB3119" w:rsidRPr="00153726" w:rsidRDefault="00BB3119" w:rsidP="00153726">
      <w:pPr>
        <w:pStyle w:val="ListBullet"/>
        <w:numPr>
          <w:ilvl w:val="2"/>
          <w:numId w:val="15"/>
        </w:numPr>
        <w:ind w:left="993"/>
        <w:rPr>
          <w:rFonts w:ascii="Arial" w:hAnsi="Arial" w:cs="Arial"/>
        </w:rPr>
      </w:pPr>
      <w:r>
        <w:rPr>
          <w:rFonts w:ascii="Arial" w:hAnsi="Arial" w:cs="Arial"/>
        </w:rPr>
        <w:t>Offline functionality</w:t>
      </w:r>
    </w:p>
    <w:p w14:paraId="1AE9209F" w14:textId="11ED824B" w:rsidR="00CE10D6" w:rsidRPr="00153726" w:rsidRDefault="00254C52" w:rsidP="00153726">
      <w:pPr>
        <w:pStyle w:val="ListParagraph"/>
        <w:numPr>
          <w:ilvl w:val="1"/>
          <w:numId w:val="14"/>
        </w:numPr>
        <w:ind w:left="993"/>
        <w:rPr>
          <w:rFonts w:ascii="Arial" w:hAnsi="Arial" w:cs="Arial"/>
          <w:b/>
          <w:bCs/>
          <w:sz w:val="28"/>
          <w:szCs w:val="28"/>
        </w:rPr>
      </w:pPr>
      <w:r w:rsidRPr="00153726">
        <w:rPr>
          <w:rFonts w:ascii="Arial" w:hAnsi="Arial" w:cs="Arial"/>
          <w:b/>
          <w:bCs/>
          <w:sz w:val="28"/>
          <w:szCs w:val="28"/>
        </w:rPr>
        <w:t>Out of Scope</w:t>
      </w:r>
    </w:p>
    <w:p w14:paraId="7C9529C8" w14:textId="3B4532B2" w:rsidR="00CE10D6" w:rsidRPr="006D3001" w:rsidRDefault="00254C52" w:rsidP="00153726">
      <w:pPr>
        <w:pStyle w:val="ListBullet"/>
        <w:numPr>
          <w:ilvl w:val="2"/>
          <w:numId w:val="14"/>
        </w:numPr>
        <w:ind w:left="993"/>
        <w:rPr>
          <w:rFonts w:ascii="Arial" w:hAnsi="Arial" w:cs="Arial"/>
        </w:rPr>
      </w:pPr>
      <w:r w:rsidRPr="006D3001">
        <w:rPr>
          <w:rFonts w:ascii="Arial" w:hAnsi="Arial" w:cs="Arial"/>
        </w:rPr>
        <w:t>Trading Hub marketplace functionality (separate phase)</w:t>
      </w:r>
    </w:p>
    <w:p w14:paraId="0170DC70" w14:textId="77777777" w:rsidR="00CE10D6" w:rsidRPr="006D3001" w:rsidRDefault="00254C52" w:rsidP="00153726">
      <w:pPr>
        <w:pStyle w:val="ListBullet"/>
        <w:numPr>
          <w:ilvl w:val="2"/>
          <w:numId w:val="14"/>
        </w:numPr>
        <w:ind w:left="993"/>
        <w:rPr>
          <w:rFonts w:ascii="Arial" w:hAnsi="Arial" w:cs="Arial"/>
        </w:rPr>
      </w:pPr>
      <w:r w:rsidRPr="006D3001">
        <w:rPr>
          <w:rFonts w:ascii="Arial" w:hAnsi="Arial" w:cs="Arial"/>
        </w:rPr>
        <w:t>AI/ML capabilities (future enhancement)</w:t>
      </w:r>
    </w:p>
    <w:p w14:paraId="61C5750D" w14:textId="77777777" w:rsidR="00CE10D6" w:rsidRPr="006D3001" w:rsidRDefault="00254C52" w:rsidP="00153726">
      <w:pPr>
        <w:pStyle w:val="ListBullet"/>
        <w:numPr>
          <w:ilvl w:val="2"/>
          <w:numId w:val="14"/>
        </w:numPr>
        <w:ind w:left="993"/>
        <w:rPr>
          <w:rFonts w:ascii="Arial" w:hAnsi="Arial" w:cs="Arial"/>
        </w:rPr>
      </w:pPr>
      <w:r w:rsidRPr="006D3001">
        <w:rPr>
          <w:rFonts w:ascii="Arial" w:hAnsi="Arial" w:cs="Arial"/>
        </w:rPr>
        <w:t>Real-time API integration with government registries</w:t>
      </w:r>
    </w:p>
    <w:p w14:paraId="785F8881" w14:textId="196E19ED" w:rsidR="00CE10D6" w:rsidRPr="00BB3119" w:rsidRDefault="00254C52" w:rsidP="00BB3119">
      <w:pPr>
        <w:pStyle w:val="ListBullet"/>
        <w:numPr>
          <w:ilvl w:val="2"/>
          <w:numId w:val="14"/>
        </w:numPr>
        <w:ind w:left="993"/>
        <w:rPr>
          <w:rFonts w:ascii="Arial" w:hAnsi="Arial" w:cs="Arial"/>
        </w:rPr>
      </w:pPr>
      <w:r w:rsidRPr="006D3001">
        <w:rPr>
          <w:rFonts w:ascii="Arial" w:hAnsi="Arial" w:cs="Arial"/>
        </w:rPr>
        <w:t>Mobile native applications</w:t>
      </w:r>
    </w:p>
    <w:p w14:paraId="0404C3AA" w14:textId="77777777" w:rsidR="00CE10D6" w:rsidRPr="006D3001" w:rsidRDefault="00254C52" w:rsidP="00153726">
      <w:pPr>
        <w:pStyle w:val="ListBullet"/>
        <w:numPr>
          <w:ilvl w:val="2"/>
          <w:numId w:val="14"/>
        </w:numPr>
        <w:ind w:left="993"/>
        <w:rPr>
          <w:rFonts w:ascii="Arial" w:hAnsi="Arial" w:cs="Arial"/>
        </w:rPr>
      </w:pPr>
      <w:r w:rsidRPr="006D3001">
        <w:rPr>
          <w:rFonts w:ascii="Arial" w:hAnsi="Arial" w:cs="Arial"/>
        </w:rPr>
        <w:t>Payment processing</w:t>
      </w:r>
    </w:p>
    <w:p w14:paraId="4A08D278" w14:textId="2673C60C" w:rsidR="00CE10D6" w:rsidRPr="00153726" w:rsidRDefault="00254C52" w:rsidP="00153726">
      <w:pPr>
        <w:pStyle w:val="ListParagraph"/>
        <w:numPr>
          <w:ilvl w:val="1"/>
          <w:numId w:val="14"/>
        </w:numPr>
        <w:ind w:left="993"/>
        <w:rPr>
          <w:rFonts w:ascii="Arial" w:hAnsi="Arial" w:cs="Arial"/>
          <w:b/>
          <w:bCs/>
          <w:sz w:val="28"/>
          <w:szCs w:val="28"/>
        </w:rPr>
      </w:pPr>
      <w:r w:rsidRPr="00153726">
        <w:rPr>
          <w:rFonts w:ascii="Arial" w:hAnsi="Arial" w:cs="Arial"/>
          <w:b/>
          <w:bCs/>
          <w:sz w:val="28"/>
          <w:szCs w:val="28"/>
        </w:rPr>
        <w:t>Future Integration Considerations</w:t>
      </w:r>
    </w:p>
    <w:p w14:paraId="4D83A64E" w14:textId="77777777" w:rsidR="00153726" w:rsidRDefault="00254C52" w:rsidP="00153726">
      <w:pPr>
        <w:pStyle w:val="ListBullet"/>
        <w:numPr>
          <w:ilvl w:val="0"/>
          <w:numId w:val="0"/>
        </w:numPr>
        <w:ind w:left="273"/>
        <w:rPr>
          <w:rFonts w:ascii="Arial" w:hAnsi="Arial" w:cs="Arial"/>
        </w:rPr>
      </w:pPr>
      <w:r w:rsidRPr="006D3001">
        <w:rPr>
          <w:rFonts w:ascii="Arial" w:hAnsi="Arial" w:cs="Arial"/>
        </w:rPr>
        <w:t>The database architecture must support future Trading Hub integration:</w:t>
      </w:r>
    </w:p>
    <w:p w14:paraId="4F3A075A" w14:textId="77777777" w:rsidR="00052CB2" w:rsidRDefault="00254C52" w:rsidP="00153726">
      <w:pPr>
        <w:pStyle w:val="ListBullet"/>
        <w:numPr>
          <w:ilvl w:val="2"/>
          <w:numId w:val="14"/>
        </w:numPr>
        <w:ind w:left="993"/>
        <w:rPr>
          <w:rFonts w:ascii="Arial" w:hAnsi="Arial" w:cs="Arial"/>
        </w:rPr>
      </w:pPr>
      <w:r w:rsidRPr="006D3001">
        <w:rPr>
          <w:rFonts w:ascii="Arial" w:hAnsi="Arial" w:cs="Arial"/>
        </w:rPr>
        <w:t xml:space="preserve">Extensible data model for </w:t>
      </w:r>
      <w:proofErr w:type="spellStart"/>
      <w:r w:rsidRPr="006D3001">
        <w:rPr>
          <w:rFonts w:ascii="Arial" w:hAnsi="Arial" w:cs="Arial"/>
        </w:rPr>
        <w:t>organisation</w:t>
      </w:r>
      <w:proofErr w:type="spellEnd"/>
      <w:r w:rsidRPr="006D3001">
        <w:rPr>
          <w:rFonts w:ascii="Arial" w:hAnsi="Arial" w:cs="Arial"/>
        </w:rPr>
        <w:t xml:space="preserve"> profiles</w:t>
      </w:r>
    </w:p>
    <w:p w14:paraId="53340B07" w14:textId="77777777" w:rsidR="00052CB2" w:rsidRDefault="00254C52" w:rsidP="00153726">
      <w:pPr>
        <w:pStyle w:val="ListBullet"/>
        <w:numPr>
          <w:ilvl w:val="2"/>
          <w:numId w:val="14"/>
        </w:numPr>
        <w:ind w:left="993"/>
        <w:rPr>
          <w:rFonts w:ascii="Arial" w:hAnsi="Arial" w:cs="Arial"/>
        </w:rPr>
      </w:pPr>
      <w:r w:rsidRPr="006D3001">
        <w:rPr>
          <w:rFonts w:ascii="Arial" w:hAnsi="Arial" w:cs="Arial"/>
        </w:rPr>
        <w:t>API layer for Trading Hub connectivity</w:t>
      </w:r>
    </w:p>
    <w:p w14:paraId="340715AD" w14:textId="77777777" w:rsidR="00052CB2" w:rsidRDefault="00254C52" w:rsidP="00153726">
      <w:pPr>
        <w:pStyle w:val="ListBullet"/>
        <w:numPr>
          <w:ilvl w:val="2"/>
          <w:numId w:val="14"/>
        </w:numPr>
        <w:ind w:left="993"/>
        <w:rPr>
          <w:rFonts w:ascii="Arial" w:hAnsi="Arial" w:cs="Arial"/>
        </w:rPr>
      </w:pPr>
      <w:r w:rsidRPr="006D3001">
        <w:rPr>
          <w:rFonts w:ascii="Arial" w:hAnsi="Arial" w:cs="Arial"/>
        </w:rPr>
        <w:t>User account framework expandable for CSO self-service</w:t>
      </w:r>
    </w:p>
    <w:p w14:paraId="64534320" w14:textId="77777777" w:rsidR="00052CB2" w:rsidRDefault="00254C52" w:rsidP="00153726">
      <w:pPr>
        <w:pStyle w:val="ListBullet"/>
        <w:numPr>
          <w:ilvl w:val="2"/>
          <w:numId w:val="14"/>
        </w:numPr>
        <w:ind w:left="993"/>
        <w:rPr>
          <w:rFonts w:ascii="Arial" w:hAnsi="Arial" w:cs="Arial"/>
        </w:rPr>
      </w:pPr>
      <w:r w:rsidRPr="006D3001">
        <w:rPr>
          <w:rFonts w:ascii="Arial" w:hAnsi="Arial" w:cs="Arial"/>
        </w:rPr>
        <w:t>Scalable infrastructure for increased load</w:t>
      </w:r>
    </w:p>
    <w:p w14:paraId="4F7F30AA" w14:textId="79D10FAC" w:rsidR="00CE10D6" w:rsidRPr="006D3001" w:rsidRDefault="00254C52" w:rsidP="00153726">
      <w:pPr>
        <w:pStyle w:val="ListBullet"/>
        <w:numPr>
          <w:ilvl w:val="2"/>
          <w:numId w:val="14"/>
        </w:numPr>
        <w:ind w:left="993"/>
        <w:rPr>
          <w:rFonts w:ascii="Arial" w:hAnsi="Arial" w:cs="Arial"/>
        </w:rPr>
      </w:pPr>
      <w:r w:rsidRPr="006D3001">
        <w:rPr>
          <w:rFonts w:ascii="Arial" w:hAnsi="Arial" w:cs="Arial"/>
        </w:rPr>
        <w:t>Modular design enabling feature additions</w:t>
      </w:r>
    </w:p>
    <w:p w14:paraId="5D7AD940" w14:textId="77777777" w:rsidR="00CE10D6" w:rsidRPr="006D3001" w:rsidRDefault="00254C52">
      <w:pPr>
        <w:rPr>
          <w:rFonts w:ascii="Arial" w:hAnsi="Arial" w:cs="Arial"/>
        </w:rPr>
      </w:pPr>
      <w:r w:rsidRPr="006D3001">
        <w:rPr>
          <w:rFonts w:ascii="Arial" w:hAnsi="Arial" w:cs="Arial"/>
        </w:rPr>
        <w:br w:type="page"/>
      </w:r>
    </w:p>
    <w:p w14:paraId="4CED50E1" w14:textId="17D8A470" w:rsidR="00CE10D6" w:rsidRPr="00B06B86" w:rsidRDefault="00254C52" w:rsidP="00B06B86">
      <w:pPr>
        <w:pStyle w:val="Heading1"/>
        <w:numPr>
          <w:ilvl w:val="0"/>
          <w:numId w:val="12"/>
        </w:numPr>
        <w:rPr>
          <w:rFonts w:ascii="Arial" w:hAnsi="Arial" w:cs="Arial"/>
          <w:color w:val="000000" w:themeColor="text1"/>
          <w:sz w:val="32"/>
          <w:szCs w:val="32"/>
        </w:rPr>
      </w:pPr>
      <w:bookmarkStart w:id="2" w:name="_Toc223606404"/>
      <w:r w:rsidRPr="00B06B86">
        <w:rPr>
          <w:rFonts w:ascii="Arial" w:hAnsi="Arial" w:cs="Arial"/>
          <w:color w:val="000000" w:themeColor="text1"/>
          <w:sz w:val="32"/>
          <w:szCs w:val="32"/>
        </w:rPr>
        <w:lastRenderedPageBreak/>
        <w:t>Stakeholders</w:t>
      </w:r>
      <w:bookmarkEnd w:id="2"/>
    </w:p>
    <w:p w14:paraId="47449F67" w14:textId="446D5DC1" w:rsidR="00CE10D6" w:rsidRPr="00B06B86" w:rsidRDefault="00254C52" w:rsidP="00B06B86">
      <w:pPr>
        <w:pStyle w:val="ListParagraph"/>
        <w:numPr>
          <w:ilvl w:val="1"/>
          <w:numId w:val="19"/>
        </w:numPr>
        <w:ind w:left="1134"/>
        <w:rPr>
          <w:rFonts w:ascii="Arial" w:hAnsi="Arial" w:cs="Arial"/>
          <w:b/>
          <w:bCs/>
          <w:sz w:val="28"/>
          <w:szCs w:val="28"/>
        </w:rPr>
      </w:pPr>
      <w:r w:rsidRPr="00B06B86">
        <w:rPr>
          <w:rFonts w:ascii="Arial" w:hAnsi="Arial" w:cs="Arial"/>
          <w:b/>
          <w:bCs/>
          <w:sz w:val="28"/>
          <w:szCs w:val="28"/>
        </w:rPr>
        <w:t>Stakeholder Register</w:t>
      </w:r>
    </w:p>
    <w:tbl>
      <w:tblPr>
        <w:tblStyle w:val="TableGrid"/>
        <w:tblW w:w="0" w:type="auto"/>
        <w:tblLook w:val="04A0" w:firstRow="1" w:lastRow="0" w:firstColumn="1" w:lastColumn="0" w:noHBand="0" w:noVBand="1"/>
      </w:tblPr>
      <w:tblGrid>
        <w:gridCol w:w="2160"/>
        <w:gridCol w:w="2160"/>
        <w:gridCol w:w="2160"/>
        <w:gridCol w:w="2160"/>
      </w:tblGrid>
      <w:tr w:rsidR="0078111F" w:rsidRPr="006D3001" w14:paraId="7190A6BB" w14:textId="77777777" w:rsidTr="006D3001">
        <w:tc>
          <w:tcPr>
            <w:tcW w:w="2160" w:type="dxa"/>
            <w:shd w:val="clear" w:color="auto" w:fill="65735C"/>
          </w:tcPr>
          <w:p w14:paraId="2EA42030"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Stakeholder</w:t>
            </w:r>
          </w:p>
        </w:tc>
        <w:tc>
          <w:tcPr>
            <w:tcW w:w="2160" w:type="dxa"/>
            <w:shd w:val="clear" w:color="auto" w:fill="65735C"/>
          </w:tcPr>
          <w:p w14:paraId="6973AF3F"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Role</w:t>
            </w:r>
          </w:p>
        </w:tc>
        <w:tc>
          <w:tcPr>
            <w:tcW w:w="2160" w:type="dxa"/>
            <w:shd w:val="clear" w:color="auto" w:fill="65735C"/>
          </w:tcPr>
          <w:p w14:paraId="1616ED9D"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Responsibilities</w:t>
            </w:r>
          </w:p>
        </w:tc>
        <w:tc>
          <w:tcPr>
            <w:tcW w:w="2160" w:type="dxa"/>
            <w:shd w:val="clear" w:color="auto" w:fill="65735C"/>
          </w:tcPr>
          <w:p w14:paraId="08A65ED4"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Interest Level</w:t>
            </w:r>
          </w:p>
        </w:tc>
      </w:tr>
      <w:tr w:rsidR="0078111F" w:rsidRPr="006D3001" w14:paraId="0837F771" w14:textId="77777777">
        <w:tc>
          <w:tcPr>
            <w:tcW w:w="2160" w:type="dxa"/>
          </w:tcPr>
          <w:p w14:paraId="55594B38" w14:textId="77777777" w:rsidR="00CE10D6" w:rsidRPr="006D3001" w:rsidRDefault="00254C52">
            <w:pPr>
              <w:rPr>
                <w:rFonts w:ascii="Arial" w:hAnsi="Arial" w:cs="Arial"/>
              </w:rPr>
            </w:pPr>
            <w:r w:rsidRPr="006D3001">
              <w:rPr>
                <w:rFonts w:ascii="Arial" w:hAnsi="Arial" w:cs="Arial"/>
              </w:rPr>
              <w:t>CSSP Department</w:t>
            </w:r>
          </w:p>
        </w:tc>
        <w:tc>
          <w:tcPr>
            <w:tcW w:w="2160" w:type="dxa"/>
          </w:tcPr>
          <w:p w14:paraId="5DA783C6" w14:textId="77777777" w:rsidR="00CE10D6" w:rsidRPr="006D3001" w:rsidRDefault="00254C52">
            <w:pPr>
              <w:rPr>
                <w:rFonts w:ascii="Arial" w:hAnsi="Arial" w:cs="Arial"/>
              </w:rPr>
            </w:pPr>
            <w:r w:rsidRPr="006D3001">
              <w:rPr>
                <w:rFonts w:ascii="Arial" w:hAnsi="Arial" w:cs="Arial"/>
              </w:rPr>
              <w:t>Business Owner</w:t>
            </w:r>
          </w:p>
        </w:tc>
        <w:tc>
          <w:tcPr>
            <w:tcW w:w="2160" w:type="dxa"/>
          </w:tcPr>
          <w:p w14:paraId="7E773A5D" w14:textId="77777777" w:rsidR="00CE10D6" w:rsidRPr="006D3001" w:rsidRDefault="00254C52">
            <w:pPr>
              <w:rPr>
                <w:rFonts w:ascii="Arial" w:hAnsi="Arial" w:cs="Arial"/>
              </w:rPr>
            </w:pPr>
            <w:r w:rsidRPr="006D3001">
              <w:rPr>
                <w:rFonts w:ascii="Arial" w:hAnsi="Arial" w:cs="Arial"/>
              </w:rPr>
              <w:t>Define requirements, UAT, adoption</w:t>
            </w:r>
          </w:p>
        </w:tc>
        <w:tc>
          <w:tcPr>
            <w:tcW w:w="2160" w:type="dxa"/>
          </w:tcPr>
          <w:p w14:paraId="3F06F028" w14:textId="77777777" w:rsidR="00CE10D6" w:rsidRPr="006D3001" w:rsidRDefault="00254C52">
            <w:pPr>
              <w:rPr>
                <w:rFonts w:ascii="Arial" w:hAnsi="Arial" w:cs="Arial"/>
              </w:rPr>
            </w:pPr>
            <w:r w:rsidRPr="006D3001">
              <w:rPr>
                <w:rFonts w:ascii="Arial" w:hAnsi="Arial" w:cs="Arial"/>
              </w:rPr>
              <w:t>HIGH</w:t>
            </w:r>
          </w:p>
        </w:tc>
      </w:tr>
      <w:tr w:rsidR="0078111F" w:rsidRPr="006D3001" w14:paraId="04AC681A" w14:textId="77777777">
        <w:tc>
          <w:tcPr>
            <w:tcW w:w="2160" w:type="dxa"/>
          </w:tcPr>
          <w:p w14:paraId="661C5369" w14:textId="77777777" w:rsidR="00CE10D6" w:rsidRPr="006D3001" w:rsidRDefault="00254C52">
            <w:pPr>
              <w:rPr>
                <w:rFonts w:ascii="Arial" w:hAnsi="Arial" w:cs="Arial"/>
              </w:rPr>
            </w:pPr>
            <w:r w:rsidRPr="006D3001">
              <w:rPr>
                <w:rFonts w:ascii="Arial" w:hAnsi="Arial" w:cs="Arial"/>
              </w:rPr>
              <w:t>ICT Department</w:t>
            </w:r>
          </w:p>
        </w:tc>
        <w:tc>
          <w:tcPr>
            <w:tcW w:w="2160" w:type="dxa"/>
          </w:tcPr>
          <w:p w14:paraId="67B8C72C" w14:textId="77777777" w:rsidR="00CE10D6" w:rsidRPr="006D3001" w:rsidRDefault="00254C52">
            <w:pPr>
              <w:rPr>
                <w:rFonts w:ascii="Arial" w:hAnsi="Arial" w:cs="Arial"/>
              </w:rPr>
            </w:pPr>
            <w:r w:rsidRPr="006D3001">
              <w:rPr>
                <w:rFonts w:ascii="Arial" w:hAnsi="Arial" w:cs="Arial"/>
              </w:rPr>
              <w:t>Technical Lead</w:t>
            </w:r>
          </w:p>
        </w:tc>
        <w:tc>
          <w:tcPr>
            <w:tcW w:w="2160" w:type="dxa"/>
          </w:tcPr>
          <w:p w14:paraId="36BDCFA2" w14:textId="77777777" w:rsidR="00CE10D6" w:rsidRPr="006D3001" w:rsidRDefault="00254C52">
            <w:pPr>
              <w:rPr>
                <w:rFonts w:ascii="Arial" w:hAnsi="Arial" w:cs="Arial"/>
              </w:rPr>
            </w:pPr>
            <w:r w:rsidRPr="006D3001">
              <w:rPr>
                <w:rFonts w:ascii="Arial" w:hAnsi="Arial" w:cs="Arial"/>
              </w:rPr>
              <w:t>Implementation oversight, integration</w:t>
            </w:r>
          </w:p>
        </w:tc>
        <w:tc>
          <w:tcPr>
            <w:tcW w:w="2160" w:type="dxa"/>
          </w:tcPr>
          <w:p w14:paraId="2AD33BDD" w14:textId="77777777" w:rsidR="00CE10D6" w:rsidRPr="006D3001" w:rsidRDefault="00254C52">
            <w:pPr>
              <w:rPr>
                <w:rFonts w:ascii="Arial" w:hAnsi="Arial" w:cs="Arial"/>
              </w:rPr>
            </w:pPr>
            <w:r w:rsidRPr="006D3001">
              <w:rPr>
                <w:rFonts w:ascii="Arial" w:hAnsi="Arial" w:cs="Arial"/>
              </w:rPr>
              <w:t>HIGH</w:t>
            </w:r>
          </w:p>
        </w:tc>
      </w:tr>
      <w:tr w:rsidR="0078111F" w:rsidRPr="006D3001" w14:paraId="5D7CEFD9" w14:textId="77777777">
        <w:tc>
          <w:tcPr>
            <w:tcW w:w="2160" w:type="dxa"/>
          </w:tcPr>
          <w:p w14:paraId="76674644" w14:textId="77777777" w:rsidR="00CE10D6" w:rsidRPr="006D3001" w:rsidRDefault="00254C52">
            <w:pPr>
              <w:rPr>
                <w:rFonts w:ascii="Arial" w:hAnsi="Arial" w:cs="Arial"/>
              </w:rPr>
            </w:pPr>
            <w:r w:rsidRPr="006D3001">
              <w:rPr>
                <w:rFonts w:ascii="Arial" w:hAnsi="Arial" w:cs="Arial"/>
              </w:rPr>
              <w:t>Legal/Compliance</w:t>
            </w:r>
          </w:p>
        </w:tc>
        <w:tc>
          <w:tcPr>
            <w:tcW w:w="2160" w:type="dxa"/>
          </w:tcPr>
          <w:p w14:paraId="72FF9B3B" w14:textId="77777777" w:rsidR="00CE10D6" w:rsidRPr="006D3001" w:rsidRDefault="00254C52">
            <w:pPr>
              <w:rPr>
                <w:rFonts w:ascii="Arial" w:hAnsi="Arial" w:cs="Arial"/>
              </w:rPr>
            </w:pPr>
            <w:r w:rsidRPr="006D3001">
              <w:rPr>
                <w:rFonts w:ascii="Arial" w:hAnsi="Arial" w:cs="Arial"/>
              </w:rPr>
              <w:t>Advisor</w:t>
            </w:r>
          </w:p>
        </w:tc>
        <w:tc>
          <w:tcPr>
            <w:tcW w:w="2160" w:type="dxa"/>
          </w:tcPr>
          <w:p w14:paraId="52F32270" w14:textId="77777777" w:rsidR="00CE10D6" w:rsidRPr="006D3001" w:rsidRDefault="00254C52">
            <w:pPr>
              <w:rPr>
                <w:rFonts w:ascii="Arial" w:hAnsi="Arial" w:cs="Arial"/>
              </w:rPr>
            </w:pPr>
            <w:r w:rsidRPr="006D3001">
              <w:rPr>
                <w:rFonts w:ascii="Arial" w:hAnsi="Arial" w:cs="Arial"/>
              </w:rPr>
              <w:t>POPIA compliance, legal review</w:t>
            </w:r>
          </w:p>
        </w:tc>
        <w:tc>
          <w:tcPr>
            <w:tcW w:w="2160" w:type="dxa"/>
          </w:tcPr>
          <w:p w14:paraId="547D1434" w14:textId="77777777" w:rsidR="00CE10D6" w:rsidRPr="006D3001" w:rsidRDefault="00254C52">
            <w:pPr>
              <w:rPr>
                <w:rFonts w:ascii="Arial" w:hAnsi="Arial" w:cs="Arial"/>
              </w:rPr>
            </w:pPr>
            <w:r w:rsidRPr="006D3001">
              <w:rPr>
                <w:rFonts w:ascii="Arial" w:hAnsi="Arial" w:cs="Arial"/>
              </w:rPr>
              <w:t>HIGH</w:t>
            </w:r>
          </w:p>
        </w:tc>
      </w:tr>
      <w:tr w:rsidR="0078111F" w:rsidRPr="006D3001" w14:paraId="2CF5923D" w14:textId="77777777">
        <w:tc>
          <w:tcPr>
            <w:tcW w:w="2160" w:type="dxa"/>
          </w:tcPr>
          <w:p w14:paraId="1D0A3352" w14:textId="77777777" w:rsidR="00CE10D6" w:rsidRPr="006D3001" w:rsidRDefault="00254C52">
            <w:pPr>
              <w:rPr>
                <w:rFonts w:ascii="Arial" w:hAnsi="Arial" w:cs="Arial"/>
              </w:rPr>
            </w:pPr>
            <w:r w:rsidRPr="006D3001">
              <w:rPr>
                <w:rFonts w:ascii="Arial" w:hAnsi="Arial" w:cs="Arial"/>
              </w:rPr>
              <w:t>Kagiso Trust Exco</w:t>
            </w:r>
          </w:p>
        </w:tc>
        <w:tc>
          <w:tcPr>
            <w:tcW w:w="2160" w:type="dxa"/>
          </w:tcPr>
          <w:p w14:paraId="2B5FA250" w14:textId="77777777" w:rsidR="00CE10D6" w:rsidRPr="006D3001" w:rsidRDefault="00254C52">
            <w:pPr>
              <w:rPr>
                <w:rFonts w:ascii="Arial" w:hAnsi="Arial" w:cs="Arial"/>
              </w:rPr>
            </w:pPr>
            <w:r w:rsidRPr="006D3001">
              <w:rPr>
                <w:rFonts w:ascii="Arial" w:hAnsi="Arial" w:cs="Arial"/>
              </w:rPr>
              <w:t>Sponsor</w:t>
            </w:r>
          </w:p>
        </w:tc>
        <w:tc>
          <w:tcPr>
            <w:tcW w:w="2160" w:type="dxa"/>
          </w:tcPr>
          <w:p w14:paraId="0EE2A285" w14:textId="5BC94699" w:rsidR="00CE10D6" w:rsidRPr="006D3001" w:rsidRDefault="00254C52">
            <w:pPr>
              <w:rPr>
                <w:rFonts w:ascii="Arial" w:hAnsi="Arial" w:cs="Arial"/>
              </w:rPr>
            </w:pPr>
            <w:r w:rsidRPr="006D3001">
              <w:rPr>
                <w:rFonts w:ascii="Arial" w:hAnsi="Arial" w:cs="Arial"/>
              </w:rPr>
              <w:t xml:space="preserve">Strategic </w:t>
            </w:r>
            <w:proofErr w:type="spellStart"/>
            <w:r w:rsidR="003655D7">
              <w:rPr>
                <w:rFonts w:ascii="Arial" w:hAnsi="Arial" w:cs="Arial"/>
              </w:rPr>
              <w:t>oversight</w:t>
            </w:r>
            <w:r w:rsidRPr="006D3001">
              <w:rPr>
                <w:rFonts w:ascii="Arial" w:hAnsi="Arial" w:cs="Arial"/>
              </w:rPr>
              <w:t>approval</w:t>
            </w:r>
            <w:proofErr w:type="spellEnd"/>
            <w:r w:rsidRPr="006D3001">
              <w:rPr>
                <w:rFonts w:ascii="Arial" w:hAnsi="Arial" w:cs="Arial"/>
              </w:rPr>
              <w:t>, escalation</w:t>
            </w:r>
          </w:p>
        </w:tc>
        <w:tc>
          <w:tcPr>
            <w:tcW w:w="2160" w:type="dxa"/>
          </w:tcPr>
          <w:p w14:paraId="2781786C" w14:textId="77777777" w:rsidR="00CE10D6" w:rsidRPr="006D3001" w:rsidRDefault="00254C52">
            <w:pPr>
              <w:rPr>
                <w:rFonts w:ascii="Arial" w:hAnsi="Arial" w:cs="Arial"/>
              </w:rPr>
            </w:pPr>
            <w:r w:rsidRPr="006D3001">
              <w:rPr>
                <w:rFonts w:ascii="Arial" w:hAnsi="Arial" w:cs="Arial"/>
              </w:rPr>
              <w:t>HIGH</w:t>
            </w:r>
          </w:p>
        </w:tc>
      </w:tr>
      <w:tr w:rsidR="0078111F" w:rsidRPr="006D3001" w14:paraId="2DDE481F" w14:textId="77777777">
        <w:tc>
          <w:tcPr>
            <w:tcW w:w="2160" w:type="dxa"/>
          </w:tcPr>
          <w:p w14:paraId="63F8012E" w14:textId="77777777" w:rsidR="00CE10D6" w:rsidRPr="006D3001" w:rsidRDefault="00254C52">
            <w:pPr>
              <w:rPr>
                <w:rFonts w:ascii="Arial" w:hAnsi="Arial" w:cs="Arial"/>
              </w:rPr>
            </w:pPr>
            <w:r w:rsidRPr="006D3001">
              <w:rPr>
                <w:rFonts w:ascii="Arial" w:hAnsi="Arial" w:cs="Arial"/>
              </w:rPr>
              <w:t>Development Vendor</w:t>
            </w:r>
          </w:p>
        </w:tc>
        <w:tc>
          <w:tcPr>
            <w:tcW w:w="2160" w:type="dxa"/>
          </w:tcPr>
          <w:p w14:paraId="3C522571" w14:textId="77777777" w:rsidR="00CE10D6" w:rsidRPr="006D3001" w:rsidRDefault="00254C52">
            <w:pPr>
              <w:rPr>
                <w:rFonts w:ascii="Arial" w:hAnsi="Arial" w:cs="Arial"/>
              </w:rPr>
            </w:pPr>
            <w:r w:rsidRPr="006D3001">
              <w:rPr>
                <w:rFonts w:ascii="Arial" w:hAnsi="Arial" w:cs="Arial"/>
              </w:rPr>
              <w:t>Implementer</w:t>
            </w:r>
          </w:p>
        </w:tc>
        <w:tc>
          <w:tcPr>
            <w:tcW w:w="2160" w:type="dxa"/>
          </w:tcPr>
          <w:p w14:paraId="367330D3" w14:textId="77777777" w:rsidR="00CE10D6" w:rsidRPr="006D3001" w:rsidRDefault="00254C52">
            <w:pPr>
              <w:rPr>
                <w:rFonts w:ascii="Arial" w:hAnsi="Arial" w:cs="Arial"/>
              </w:rPr>
            </w:pPr>
            <w:r w:rsidRPr="006D3001">
              <w:rPr>
                <w:rFonts w:ascii="Arial" w:hAnsi="Arial" w:cs="Arial"/>
              </w:rPr>
              <w:t>System development and delivery</w:t>
            </w:r>
          </w:p>
        </w:tc>
        <w:tc>
          <w:tcPr>
            <w:tcW w:w="2160" w:type="dxa"/>
          </w:tcPr>
          <w:p w14:paraId="7C24E125" w14:textId="77777777" w:rsidR="00CE10D6" w:rsidRPr="006D3001" w:rsidRDefault="00254C52">
            <w:pPr>
              <w:rPr>
                <w:rFonts w:ascii="Arial" w:hAnsi="Arial" w:cs="Arial"/>
              </w:rPr>
            </w:pPr>
            <w:r w:rsidRPr="006D3001">
              <w:rPr>
                <w:rFonts w:ascii="Arial" w:hAnsi="Arial" w:cs="Arial"/>
              </w:rPr>
              <w:t>HIGH</w:t>
            </w:r>
          </w:p>
        </w:tc>
      </w:tr>
      <w:tr w:rsidR="0078111F" w:rsidRPr="006D3001" w14:paraId="5BD88D69" w14:textId="77777777">
        <w:tc>
          <w:tcPr>
            <w:tcW w:w="2160" w:type="dxa"/>
          </w:tcPr>
          <w:p w14:paraId="43819485" w14:textId="77777777" w:rsidR="00CE10D6" w:rsidRPr="006D3001" w:rsidRDefault="00254C52">
            <w:pPr>
              <w:rPr>
                <w:rFonts w:ascii="Arial" w:hAnsi="Arial" w:cs="Arial"/>
              </w:rPr>
            </w:pPr>
            <w:r w:rsidRPr="006D3001">
              <w:rPr>
                <w:rFonts w:ascii="Arial" w:hAnsi="Arial" w:cs="Arial"/>
              </w:rPr>
              <w:t>CSOs (end users)</w:t>
            </w:r>
          </w:p>
        </w:tc>
        <w:tc>
          <w:tcPr>
            <w:tcW w:w="2160" w:type="dxa"/>
          </w:tcPr>
          <w:p w14:paraId="5D2B8230" w14:textId="77777777" w:rsidR="00CE10D6" w:rsidRPr="006D3001" w:rsidRDefault="00254C52">
            <w:pPr>
              <w:rPr>
                <w:rFonts w:ascii="Arial" w:hAnsi="Arial" w:cs="Arial"/>
              </w:rPr>
            </w:pPr>
            <w:r w:rsidRPr="006D3001">
              <w:rPr>
                <w:rFonts w:ascii="Arial" w:hAnsi="Arial" w:cs="Arial"/>
              </w:rPr>
              <w:t>Data Subjects</w:t>
            </w:r>
          </w:p>
        </w:tc>
        <w:tc>
          <w:tcPr>
            <w:tcW w:w="2160" w:type="dxa"/>
          </w:tcPr>
          <w:p w14:paraId="692E5D67" w14:textId="77777777" w:rsidR="00CE10D6" w:rsidRPr="006D3001" w:rsidRDefault="00254C52">
            <w:pPr>
              <w:rPr>
                <w:rFonts w:ascii="Arial" w:hAnsi="Arial" w:cs="Arial"/>
              </w:rPr>
            </w:pPr>
            <w:r w:rsidRPr="006D3001">
              <w:rPr>
                <w:rFonts w:ascii="Arial" w:hAnsi="Arial" w:cs="Arial"/>
              </w:rPr>
              <w:t>Data accuracy, future usage</w:t>
            </w:r>
          </w:p>
        </w:tc>
        <w:tc>
          <w:tcPr>
            <w:tcW w:w="2160" w:type="dxa"/>
          </w:tcPr>
          <w:p w14:paraId="32C21CD3" w14:textId="77777777" w:rsidR="00CE10D6" w:rsidRPr="006D3001" w:rsidRDefault="00254C52">
            <w:pPr>
              <w:rPr>
                <w:rFonts w:ascii="Arial" w:hAnsi="Arial" w:cs="Arial"/>
              </w:rPr>
            </w:pPr>
            <w:r w:rsidRPr="006D3001">
              <w:rPr>
                <w:rFonts w:ascii="Arial" w:hAnsi="Arial" w:cs="Arial"/>
              </w:rPr>
              <w:t>MEDIUM</w:t>
            </w:r>
          </w:p>
        </w:tc>
      </w:tr>
      <w:tr w:rsidR="0078111F" w:rsidRPr="006D3001" w14:paraId="2E544679" w14:textId="77777777">
        <w:tc>
          <w:tcPr>
            <w:tcW w:w="2160" w:type="dxa"/>
          </w:tcPr>
          <w:p w14:paraId="1DB5EF48" w14:textId="77777777" w:rsidR="00CE10D6" w:rsidRPr="00BB3119" w:rsidRDefault="00254C52">
            <w:pPr>
              <w:rPr>
                <w:rFonts w:ascii="Arial" w:hAnsi="Arial" w:cs="Arial"/>
              </w:rPr>
            </w:pPr>
            <w:r w:rsidRPr="00BB3119">
              <w:rPr>
                <w:rFonts w:ascii="Arial" w:hAnsi="Arial" w:cs="Arial"/>
              </w:rPr>
              <w:t>DSD</w:t>
            </w:r>
          </w:p>
        </w:tc>
        <w:tc>
          <w:tcPr>
            <w:tcW w:w="2160" w:type="dxa"/>
          </w:tcPr>
          <w:p w14:paraId="67A9537A" w14:textId="77777777" w:rsidR="00CE10D6" w:rsidRPr="00BB3119" w:rsidRDefault="00254C52">
            <w:pPr>
              <w:rPr>
                <w:rFonts w:ascii="Arial" w:hAnsi="Arial" w:cs="Arial"/>
              </w:rPr>
            </w:pPr>
            <w:r w:rsidRPr="00BB3119">
              <w:rPr>
                <w:rFonts w:ascii="Arial" w:hAnsi="Arial" w:cs="Arial"/>
              </w:rPr>
              <w:t>Data Provider</w:t>
            </w:r>
          </w:p>
        </w:tc>
        <w:tc>
          <w:tcPr>
            <w:tcW w:w="2160" w:type="dxa"/>
          </w:tcPr>
          <w:p w14:paraId="65F4639B" w14:textId="77777777" w:rsidR="00CE10D6" w:rsidRPr="00BB3119" w:rsidRDefault="00254C52">
            <w:pPr>
              <w:rPr>
                <w:rFonts w:ascii="Arial" w:hAnsi="Arial" w:cs="Arial"/>
              </w:rPr>
            </w:pPr>
            <w:r w:rsidRPr="00BB3119">
              <w:rPr>
                <w:rFonts w:ascii="Arial" w:hAnsi="Arial" w:cs="Arial"/>
              </w:rPr>
              <w:t>NPO data provision</w:t>
            </w:r>
          </w:p>
        </w:tc>
        <w:tc>
          <w:tcPr>
            <w:tcW w:w="2160" w:type="dxa"/>
          </w:tcPr>
          <w:p w14:paraId="6B9E2DE9" w14:textId="77777777" w:rsidR="00CE10D6" w:rsidRPr="00BB3119" w:rsidRDefault="00254C52">
            <w:pPr>
              <w:rPr>
                <w:rFonts w:ascii="Arial" w:hAnsi="Arial" w:cs="Arial"/>
              </w:rPr>
            </w:pPr>
            <w:r w:rsidRPr="00BB3119">
              <w:rPr>
                <w:rFonts w:ascii="Arial" w:hAnsi="Arial" w:cs="Arial"/>
              </w:rPr>
              <w:t>MEDIUM</w:t>
            </w:r>
          </w:p>
        </w:tc>
      </w:tr>
      <w:tr w:rsidR="0078111F" w:rsidRPr="006D3001" w14:paraId="2979C94C" w14:textId="77777777">
        <w:tc>
          <w:tcPr>
            <w:tcW w:w="2160" w:type="dxa"/>
          </w:tcPr>
          <w:p w14:paraId="72204920" w14:textId="77777777" w:rsidR="00CE10D6" w:rsidRPr="00BB3119" w:rsidRDefault="00254C52">
            <w:pPr>
              <w:rPr>
                <w:rFonts w:ascii="Arial" w:hAnsi="Arial" w:cs="Arial"/>
              </w:rPr>
            </w:pPr>
            <w:r w:rsidRPr="00BB3119">
              <w:rPr>
                <w:rFonts w:ascii="Arial" w:hAnsi="Arial" w:cs="Arial"/>
              </w:rPr>
              <w:t>CIPC</w:t>
            </w:r>
          </w:p>
        </w:tc>
        <w:tc>
          <w:tcPr>
            <w:tcW w:w="2160" w:type="dxa"/>
          </w:tcPr>
          <w:p w14:paraId="5BA2412A" w14:textId="77777777" w:rsidR="00CE10D6" w:rsidRPr="00BB3119" w:rsidRDefault="00254C52">
            <w:pPr>
              <w:rPr>
                <w:rFonts w:ascii="Arial" w:hAnsi="Arial" w:cs="Arial"/>
              </w:rPr>
            </w:pPr>
            <w:r w:rsidRPr="00BB3119">
              <w:rPr>
                <w:rFonts w:ascii="Arial" w:hAnsi="Arial" w:cs="Arial"/>
              </w:rPr>
              <w:t>Data Provider</w:t>
            </w:r>
          </w:p>
        </w:tc>
        <w:tc>
          <w:tcPr>
            <w:tcW w:w="2160" w:type="dxa"/>
          </w:tcPr>
          <w:p w14:paraId="7AAAE1DD" w14:textId="77777777" w:rsidR="00CE10D6" w:rsidRPr="00BB3119" w:rsidRDefault="00254C52">
            <w:pPr>
              <w:rPr>
                <w:rFonts w:ascii="Arial" w:hAnsi="Arial" w:cs="Arial"/>
              </w:rPr>
            </w:pPr>
            <w:r w:rsidRPr="00BB3119">
              <w:rPr>
                <w:rFonts w:ascii="Arial" w:hAnsi="Arial" w:cs="Arial"/>
              </w:rPr>
              <w:t>NPC data provision</w:t>
            </w:r>
          </w:p>
        </w:tc>
        <w:tc>
          <w:tcPr>
            <w:tcW w:w="2160" w:type="dxa"/>
          </w:tcPr>
          <w:p w14:paraId="08A7D3EC" w14:textId="77777777" w:rsidR="00CE10D6" w:rsidRPr="00BB3119" w:rsidRDefault="00254C52">
            <w:pPr>
              <w:rPr>
                <w:rFonts w:ascii="Arial" w:hAnsi="Arial" w:cs="Arial"/>
              </w:rPr>
            </w:pPr>
            <w:r w:rsidRPr="00BB3119">
              <w:rPr>
                <w:rFonts w:ascii="Arial" w:hAnsi="Arial" w:cs="Arial"/>
              </w:rPr>
              <w:t>MEDIUM</w:t>
            </w:r>
          </w:p>
        </w:tc>
      </w:tr>
    </w:tbl>
    <w:p w14:paraId="5D230FE3" w14:textId="77777777" w:rsidR="00B06B86" w:rsidRDefault="00B06B86" w:rsidP="00B06B86">
      <w:pPr>
        <w:pStyle w:val="ListParagraph"/>
        <w:ind w:left="1134"/>
        <w:rPr>
          <w:rFonts w:ascii="Arial" w:hAnsi="Arial" w:cs="Arial"/>
          <w:b/>
          <w:bCs/>
          <w:sz w:val="28"/>
          <w:szCs w:val="28"/>
        </w:rPr>
      </w:pPr>
    </w:p>
    <w:p w14:paraId="402C23CE" w14:textId="2CC00240" w:rsidR="00CE10D6" w:rsidRPr="00B06B86" w:rsidRDefault="00254C52" w:rsidP="00B06B86">
      <w:pPr>
        <w:pStyle w:val="ListParagraph"/>
        <w:numPr>
          <w:ilvl w:val="1"/>
          <w:numId w:val="19"/>
        </w:numPr>
        <w:ind w:left="1134"/>
        <w:rPr>
          <w:rFonts w:ascii="Arial" w:hAnsi="Arial" w:cs="Arial"/>
          <w:b/>
          <w:bCs/>
          <w:sz w:val="28"/>
          <w:szCs w:val="28"/>
        </w:rPr>
      </w:pPr>
      <w:r w:rsidRPr="00B06B86">
        <w:rPr>
          <w:rFonts w:ascii="Arial" w:hAnsi="Arial" w:cs="Arial"/>
          <w:b/>
          <w:bCs/>
          <w:sz w:val="28"/>
          <w:szCs w:val="28"/>
        </w:rPr>
        <w:t>RACI Matrix</w:t>
      </w:r>
    </w:p>
    <w:tbl>
      <w:tblPr>
        <w:tblStyle w:val="TableGrid"/>
        <w:tblW w:w="0" w:type="auto"/>
        <w:tblLook w:val="04A0" w:firstRow="1" w:lastRow="0" w:firstColumn="1" w:lastColumn="0" w:noHBand="0" w:noVBand="1"/>
      </w:tblPr>
      <w:tblGrid>
        <w:gridCol w:w="1728"/>
        <w:gridCol w:w="1728"/>
        <w:gridCol w:w="1728"/>
        <w:gridCol w:w="1728"/>
        <w:gridCol w:w="1728"/>
      </w:tblGrid>
      <w:tr w:rsidR="0078111F" w:rsidRPr="006D3001" w14:paraId="6BBAF64D" w14:textId="77777777" w:rsidTr="006D3001">
        <w:tc>
          <w:tcPr>
            <w:tcW w:w="1728" w:type="dxa"/>
            <w:shd w:val="clear" w:color="auto" w:fill="65735C"/>
          </w:tcPr>
          <w:p w14:paraId="78665C57"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Activity</w:t>
            </w:r>
          </w:p>
        </w:tc>
        <w:tc>
          <w:tcPr>
            <w:tcW w:w="1728" w:type="dxa"/>
            <w:shd w:val="clear" w:color="auto" w:fill="65735C"/>
          </w:tcPr>
          <w:p w14:paraId="09F172E4"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CSSP Dept</w:t>
            </w:r>
          </w:p>
        </w:tc>
        <w:tc>
          <w:tcPr>
            <w:tcW w:w="1728" w:type="dxa"/>
            <w:shd w:val="clear" w:color="auto" w:fill="65735C"/>
          </w:tcPr>
          <w:p w14:paraId="0ED13CEB"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ICT Dept</w:t>
            </w:r>
          </w:p>
        </w:tc>
        <w:tc>
          <w:tcPr>
            <w:tcW w:w="1728" w:type="dxa"/>
            <w:shd w:val="clear" w:color="auto" w:fill="65735C"/>
          </w:tcPr>
          <w:p w14:paraId="0C1ABDAB"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Vendor</w:t>
            </w:r>
          </w:p>
        </w:tc>
        <w:tc>
          <w:tcPr>
            <w:tcW w:w="1728" w:type="dxa"/>
            <w:shd w:val="clear" w:color="auto" w:fill="65735C"/>
          </w:tcPr>
          <w:p w14:paraId="78EB08BB"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Legal</w:t>
            </w:r>
          </w:p>
        </w:tc>
      </w:tr>
      <w:tr w:rsidR="0078111F" w:rsidRPr="006D3001" w14:paraId="2082B213" w14:textId="77777777">
        <w:tc>
          <w:tcPr>
            <w:tcW w:w="1728" w:type="dxa"/>
          </w:tcPr>
          <w:p w14:paraId="7E87D849" w14:textId="77777777" w:rsidR="00CE10D6" w:rsidRPr="006D3001" w:rsidRDefault="00254C52">
            <w:pPr>
              <w:rPr>
                <w:rFonts w:ascii="Arial" w:hAnsi="Arial" w:cs="Arial"/>
              </w:rPr>
            </w:pPr>
            <w:r w:rsidRPr="006D3001">
              <w:rPr>
                <w:rFonts w:ascii="Arial" w:hAnsi="Arial" w:cs="Arial"/>
              </w:rPr>
              <w:t>Requirements Definition</w:t>
            </w:r>
          </w:p>
        </w:tc>
        <w:tc>
          <w:tcPr>
            <w:tcW w:w="1728" w:type="dxa"/>
          </w:tcPr>
          <w:p w14:paraId="3C817383" w14:textId="77777777" w:rsidR="00CE10D6" w:rsidRPr="006D3001" w:rsidRDefault="00254C52">
            <w:pPr>
              <w:rPr>
                <w:rFonts w:ascii="Arial" w:hAnsi="Arial" w:cs="Arial"/>
              </w:rPr>
            </w:pPr>
            <w:r w:rsidRPr="006D3001">
              <w:rPr>
                <w:rFonts w:ascii="Arial" w:hAnsi="Arial" w:cs="Arial"/>
              </w:rPr>
              <w:t>A</w:t>
            </w:r>
          </w:p>
        </w:tc>
        <w:tc>
          <w:tcPr>
            <w:tcW w:w="1728" w:type="dxa"/>
          </w:tcPr>
          <w:p w14:paraId="4D394055" w14:textId="77777777" w:rsidR="00CE10D6" w:rsidRPr="006D3001" w:rsidRDefault="00254C52">
            <w:pPr>
              <w:rPr>
                <w:rFonts w:ascii="Arial" w:hAnsi="Arial" w:cs="Arial"/>
              </w:rPr>
            </w:pPr>
            <w:r w:rsidRPr="006D3001">
              <w:rPr>
                <w:rFonts w:ascii="Arial" w:hAnsi="Arial" w:cs="Arial"/>
              </w:rPr>
              <w:t>C</w:t>
            </w:r>
          </w:p>
        </w:tc>
        <w:tc>
          <w:tcPr>
            <w:tcW w:w="1728" w:type="dxa"/>
          </w:tcPr>
          <w:p w14:paraId="2865CB41" w14:textId="77777777" w:rsidR="00CE10D6" w:rsidRPr="006D3001" w:rsidRDefault="00254C52">
            <w:pPr>
              <w:rPr>
                <w:rFonts w:ascii="Arial" w:hAnsi="Arial" w:cs="Arial"/>
              </w:rPr>
            </w:pPr>
            <w:r w:rsidRPr="006D3001">
              <w:rPr>
                <w:rFonts w:ascii="Arial" w:hAnsi="Arial" w:cs="Arial"/>
              </w:rPr>
              <w:t>I</w:t>
            </w:r>
          </w:p>
        </w:tc>
        <w:tc>
          <w:tcPr>
            <w:tcW w:w="1728" w:type="dxa"/>
          </w:tcPr>
          <w:p w14:paraId="6433564D" w14:textId="77777777" w:rsidR="00CE10D6" w:rsidRPr="006D3001" w:rsidRDefault="00254C52">
            <w:pPr>
              <w:rPr>
                <w:rFonts w:ascii="Arial" w:hAnsi="Arial" w:cs="Arial"/>
              </w:rPr>
            </w:pPr>
            <w:r w:rsidRPr="006D3001">
              <w:rPr>
                <w:rFonts w:ascii="Arial" w:hAnsi="Arial" w:cs="Arial"/>
              </w:rPr>
              <w:t>C</w:t>
            </w:r>
          </w:p>
        </w:tc>
      </w:tr>
      <w:tr w:rsidR="0078111F" w:rsidRPr="006D3001" w14:paraId="21B4B727" w14:textId="77777777">
        <w:tc>
          <w:tcPr>
            <w:tcW w:w="1728" w:type="dxa"/>
          </w:tcPr>
          <w:p w14:paraId="50F63E2B" w14:textId="77777777" w:rsidR="00CE10D6" w:rsidRPr="006D3001" w:rsidRDefault="00254C52">
            <w:pPr>
              <w:rPr>
                <w:rFonts w:ascii="Arial" w:hAnsi="Arial" w:cs="Arial"/>
              </w:rPr>
            </w:pPr>
            <w:r w:rsidRPr="006D3001">
              <w:rPr>
                <w:rFonts w:ascii="Arial" w:hAnsi="Arial" w:cs="Arial"/>
              </w:rPr>
              <w:t>System Development</w:t>
            </w:r>
          </w:p>
        </w:tc>
        <w:tc>
          <w:tcPr>
            <w:tcW w:w="1728" w:type="dxa"/>
          </w:tcPr>
          <w:p w14:paraId="11BBEB77" w14:textId="77777777" w:rsidR="00CE10D6" w:rsidRPr="006D3001" w:rsidRDefault="00254C52">
            <w:pPr>
              <w:rPr>
                <w:rFonts w:ascii="Arial" w:hAnsi="Arial" w:cs="Arial"/>
              </w:rPr>
            </w:pPr>
            <w:r w:rsidRPr="006D3001">
              <w:rPr>
                <w:rFonts w:ascii="Arial" w:hAnsi="Arial" w:cs="Arial"/>
              </w:rPr>
              <w:t>I</w:t>
            </w:r>
          </w:p>
        </w:tc>
        <w:tc>
          <w:tcPr>
            <w:tcW w:w="1728" w:type="dxa"/>
          </w:tcPr>
          <w:p w14:paraId="7144E0A9" w14:textId="77777777" w:rsidR="00CE10D6" w:rsidRPr="006D3001" w:rsidRDefault="00254C52">
            <w:pPr>
              <w:rPr>
                <w:rFonts w:ascii="Arial" w:hAnsi="Arial" w:cs="Arial"/>
              </w:rPr>
            </w:pPr>
            <w:r w:rsidRPr="006D3001">
              <w:rPr>
                <w:rFonts w:ascii="Arial" w:hAnsi="Arial" w:cs="Arial"/>
              </w:rPr>
              <w:t>A</w:t>
            </w:r>
          </w:p>
        </w:tc>
        <w:tc>
          <w:tcPr>
            <w:tcW w:w="1728" w:type="dxa"/>
          </w:tcPr>
          <w:p w14:paraId="7A6BA894" w14:textId="77777777" w:rsidR="00CE10D6" w:rsidRPr="006D3001" w:rsidRDefault="00254C52">
            <w:pPr>
              <w:rPr>
                <w:rFonts w:ascii="Arial" w:hAnsi="Arial" w:cs="Arial"/>
              </w:rPr>
            </w:pPr>
            <w:r w:rsidRPr="006D3001">
              <w:rPr>
                <w:rFonts w:ascii="Arial" w:hAnsi="Arial" w:cs="Arial"/>
              </w:rPr>
              <w:t>R</w:t>
            </w:r>
          </w:p>
        </w:tc>
        <w:tc>
          <w:tcPr>
            <w:tcW w:w="1728" w:type="dxa"/>
          </w:tcPr>
          <w:p w14:paraId="0F2F3945" w14:textId="77777777" w:rsidR="00CE10D6" w:rsidRPr="006D3001" w:rsidRDefault="00254C52">
            <w:pPr>
              <w:rPr>
                <w:rFonts w:ascii="Arial" w:hAnsi="Arial" w:cs="Arial"/>
              </w:rPr>
            </w:pPr>
            <w:r w:rsidRPr="006D3001">
              <w:rPr>
                <w:rFonts w:ascii="Arial" w:hAnsi="Arial" w:cs="Arial"/>
              </w:rPr>
              <w:t>C</w:t>
            </w:r>
          </w:p>
        </w:tc>
      </w:tr>
      <w:tr w:rsidR="0078111F" w:rsidRPr="006D3001" w14:paraId="403D9B85" w14:textId="77777777">
        <w:tc>
          <w:tcPr>
            <w:tcW w:w="1728" w:type="dxa"/>
          </w:tcPr>
          <w:p w14:paraId="2CE317A7" w14:textId="77777777" w:rsidR="00CE10D6" w:rsidRPr="006D3001" w:rsidRDefault="00254C52">
            <w:pPr>
              <w:rPr>
                <w:rFonts w:ascii="Arial" w:hAnsi="Arial" w:cs="Arial"/>
              </w:rPr>
            </w:pPr>
            <w:r w:rsidRPr="006D3001">
              <w:rPr>
                <w:rFonts w:ascii="Arial" w:hAnsi="Arial" w:cs="Arial"/>
              </w:rPr>
              <w:t>Data Migration</w:t>
            </w:r>
          </w:p>
        </w:tc>
        <w:tc>
          <w:tcPr>
            <w:tcW w:w="1728" w:type="dxa"/>
          </w:tcPr>
          <w:p w14:paraId="1F0F3C42" w14:textId="77777777" w:rsidR="00CE10D6" w:rsidRPr="006D3001" w:rsidRDefault="00254C52">
            <w:pPr>
              <w:rPr>
                <w:rFonts w:ascii="Arial" w:hAnsi="Arial" w:cs="Arial"/>
              </w:rPr>
            </w:pPr>
            <w:r w:rsidRPr="006D3001">
              <w:rPr>
                <w:rFonts w:ascii="Arial" w:hAnsi="Arial" w:cs="Arial"/>
              </w:rPr>
              <w:t>C</w:t>
            </w:r>
          </w:p>
        </w:tc>
        <w:tc>
          <w:tcPr>
            <w:tcW w:w="1728" w:type="dxa"/>
          </w:tcPr>
          <w:p w14:paraId="26877A9B" w14:textId="77777777" w:rsidR="00CE10D6" w:rsidRPr="006D3001" w:rsidRDefault="00254C52">
            <w:pPr>
              <w:rPr>
                <w:rFonts w:ascii="Arial" w:hAnsi="Arial" w:cs="Arial"/>
              </w:rPr>
            </w:pPr>
            <w:r w:rsidRPr="006D3001">
              <w:rPr>
                <w:rFonts w:ascii="Arial" w:hAnsi="Arial" w:cs="Arial"/>
              </w:rPr>
              <w:t>A</w:t>
            </w:r>
          </w:p>
        </w:tc>
        <w:tc>
          <w:tcPr>
            <w:tcW w:w="1728" w:type="dxa"/>
          </w:tcPr>
          <w:p w14:paraId="367762DA" w14:textId="77777777" w:rsidR="00CE10D6" w:rsidRPr="006D3001" w:rsidRDefault="00254C52">
            <w:pPr>
              <w:rPr>
                <w:rFonts w:ascii="Arial" w:hAnsi="Arial" w:cs="Arial"/>
              </w:rPr>
            </w:pPr>
            <w:r w:rsidRPr="006D3001">
              <w:rPr>
                <w:rFonts w:ascii="Arial" w:hAnsi="Arial" w:cs="Arial"/>
              </w:rPr>
              <w:t>R</w:t>
            </w:r>
          </w:p>
        </w:tc>
        <w:tc>
          <w:tcPr>
            <w:tcW w:w="1728" w:type="dxa"/>
          </w:tcPr>
          <w:p w14:paraId="1D18172B" w14:textId="77777777" w:rsidR="00CE10D6" w:rsidRPr="006D3001" w:rsidRDefault="00254C52">
            <w:pPr>
              <w:rPr>
                <w:rFonts w:ascii="Arial" w:hAnsi="Arial" w:cs="Arial"/>
              </w:rPr>
            </w:pPr>
            <w:r w:rsidRPr="006D3001">
              <w:rPr>
                <w:rFonts w:ascii="Arial" w:hAnsi="Arial" w:cs="Arial"/>
              </w:rPr>
              <w:t>I</w:t>
            </w:r>
          </w:p>
        </w:tc>
      </w:tr>
      <w:tr w:rsidR="0078111F" w:rsidRPr="006D3001" w14:paraId="5A909338" w14:textId="77777777">
        <w:tc>
          <w:tcPr>
            <w:tcW w:w="1728" w:type="dxa"/>
          </w:tcPr>
          <w:p w14:paraId="1684216C" w14:textId="77777777" w:rsidR="00CE10D6" w:rsidRPr="006D3001" w:rsidRDefault="00254C52">
            <w:pPr>
              <w:rPr>
                <w:rFonts w:ascii="Arial" w:hAnsi="Arial" w:cs="Arial"/>
              </w:rPr>
            </w:pPr>
            <w:r w:rsidRPr="006D3001">
              <w:rPr>
                <w:rFonts w:ascii="Arial" w:hAnsi="Arial" w:cs="Arial"/>
              </w:rPr>
              <w:t>User Acceptance Testing</w:t>
            </w:r>
          </w:p>
        </w:tc>
        <w:tc>
          <w:tcPr>
            <w:tcW w:w="1728" w:type="dxa"/>
          </w:tcPr>
          <w:p w14:paraId="6602F97C" w14:textId="77777777" w:rsidR="00CE10D6" w:rsidRPr="006D3001" w:rsidRDefault="00254C52">
            <w:pPr>
              <w:rPr>
                <w:rFonts w:ascii="Arial" w:hAnsi="Arial" w:cs="Arial"/>
              </w:rPr>
            </w:pPr>
            <w:r w:rsidRPr="006D3001">
              <w:rPr>
                <w:rFonts w:ascii="Arial" w:hAnsi="Arial" w:cs="Arial"/>
              </w:rPr>
              <w:t>R</w:t>
            </w:r>
          </w:p>
        </w:tc>
        <w:tc>
          <w:tcPr>
            <w:tcW w:w="1728" w:type="dxa"/>
          </w:tcPr>
          <w:p w14:paraId="1B29EE4E" w14:textId="77777777" w:rsidR="00CE10D6" w:rsidRPr="006D3001" w:rsidRDefault="00254C52">
            <w:pPr>
              <w:rPr>
                <w:rFonts w:ascii="Arial" w:hAnsi="Arial" w:cs="Arial"/>
              </w:rPr>
            </w:pPr>
            <w:r w:rsidRPr="006D3001">
              <w:rPr>
                <w:rFonts w:ascii="Arial" w:hAnsi="Arial" w:cs="Arial"/>
              </w:rPr>
              <w:t>A</w:t>
            </w:r>
          </w:p>
        </w:tc>
        <w:tc>
          <w:tcPr>
            <w:tcW w:w="1728" w:type="dxa"/>
          </w:tcPr>
          <w:p w14:paraId="32A7DB29" w14:textId="77777777" w:rsidR="00CE10D6" w:rsidRPr="006D3001" w:rsidRDefault="00254C52">
            <w:pPr>
              <w:rPr>
                <w:rFonts w:ascii="Arial" w:hAnsi="Arial" w:cs="Arial"/>
              </w:rPr>
            </w:pPr>
            <w:r w:rsidRPr="006D3001">
              <w:rPr>
                <w:rFonts w:ascii="Arial" w:hAnsi="Arial" w:cs="Arial"/>
              </w:rPr>
              <w:t>C</w:t>
            </w:r>
          </w:p>
        </w:tc>
        <w:tc>
          <w:tcPr>
            <w:tcW w:w="1728" w:type="dxa"/>
          </w:tcPr>
          <w:p w14:paraId="6C8F8FE7" w14:textId="77777777" w:rsidR="00CE10D6" w:rsidRPr="006D3001" w:rsidRDefault="00254C52">
            <w:pPr>
              <w:rPr>
                <w:rFonts w:ascii="Arial" w:hAnsi="Arial" w:cs="Arial"/>
              </w:rPr>
            </w:pPr>
            <w:r w:rsidRPr="006D3001">
              <w:rPr>
                <w:rFonts w:ascii="Arial" w:hAnsi="Arial" w:cs="Arial"/>
              </w:rPr>
              <w:t>I</w:t>
            </w:r>
          </w:p>
        </w:tc>
      </w:tr>
      <w:tr w:rsidR="0078111F" w:rsidRPr="006D3001" w14:paraId="58394BE9" w14:textId="77777777">
        <w:tc>
          <w:tcPr>
            <w:tcW w:w="1728" w:type="dxa"/>
          </w:tcPr>
          <w:p w14:paraId="776CA062" w14:textId="77777777" w:rsidR="00CE10D6" w:rsidRPr="006D3001" w:rsidRDefault="00254C52">
            <w:pPr>
              <w:rPr>
                <w:rFonts w:ascii="Arial" w:hAnsi="Arial" w:cs="Arial"/>
              </w:rPr>
            </w:pPr>
            <w:r w:rsidRPr="006D3001">
              <w:rPr>
                <w:rFonts w:ascii="Arial" w:hAnsi="Arial" w:cs="Arial"/>
              </w:rPr>
              <w:t>POPIA Compliance</w:t>
            </w:r>
          </w:p>
        </w:tc>
        <w:tc>
          <w:tcPr>
            <w:tcW w:w="1728" w:type="dxa"/>
          </w:tcPr>
          <w:p w14:paraId="1D51D606" w14:textId="77777777" w:rsidR="00CE10D6" w:rsidRPr="006D3001" w:rsidRDefault="00254C52">
            <w:pPr>
              <w:rPr>
                <w:rFonts w:ascii="Arial" w:hAnsi="Arial" w:cs="Arial"/>
              </w:rPr>
            </w:pPr>
            <w:r w:rsidRPr="006D3001">
              <w:rPr>
                <w:rFonts w:ascii="Arial" w:hAnsi="Arial" w:cs="Arial"/>
              </w:rPr>
              <w:t>C</w:t>
            </w:r>
          </w:p>
        </w:tc>
        <w:tc>
          <w:tcPr>
            <w:tcW w:w="1728" w:type="dxa"/>
          </w:tcPr>
          <w:p w14:paraId="678C78EC" w14:textId="77777777" w:rsidR="00CE10D6" w:rsidRPr="006D3001" w:rsidRDefault="00254C52">
            <w:pPr>
              <w:rPr>
                <w:rFonts w:ascii="Arial" w:hAnsi="Arial" w:cs="Arial"/>
              </w:rPr>
            </w:pPr>
            <w:r w:rsidRPr="006D3001">
              <w:rPr>
                <w:rFonts w:ascii="Arial" w:hAnsi="Arial" w:cs="Arial"/>
              </w:rPr>
              <w:t>C</w:t>
            </w:r>
          </w:p>
        </w:tc>
        <w:tc>
          <w:tcPr>
            <w:tcW w:w="1728" w:type="dxa"/>
          </w:tcPr>
          <w:p w14:paraId="1307E049" w14:textId="77777777" w:rsidR="00CE10D6" w:rsidRPr="006D3001" w:rsidRDefault="00254C52">
            <w:pPr>
              <w:rPr>
                <w:rFonts w:ascii="Arial" w:hAnsi="Arial" w:cs="Arial"/>
              </w:rPr>
            </w:pPr>
            <w:r w:rsidRPr="006D3001">
              <w:rPr>
                <w:rFonts w:ascii="Arial" w:hAnsi="Arial" w:cs="Arial"/>
              </w:rPr>
              <w:t>C</w:t>
            </w:r>
          </w:p>
        </w:tc>
        <w:tc>
          <w:tcPr>
            <w:tcW w:w="1728" w:type="dxa"/>
          </w:tcPr>
          <w:p w14:paraId="30340F3C" w14:textId="77777777" w:rsidR="00CE10D6" w:rsidRPr="006D3001" w:rsidRDefault="00254C52">
            <w:pPr>
              <w:rPr>
                <w:rFonts w:ascii="Arial" w:hAnsi="Arial" w:cs="Arial"/>
              </w:rPr>
            </w:pPr>
            <w:r w:rsidRPr="006D3001">
              <w:rPr>
                <w:rFonts w:ascii="Arial" w:hAnsi="Arial" w:cs="Arial"/>
              </w:rPr>
              <w:t>A</w:t>
            </w:r>
          </w:p>
        </w:tc>
      </w:tr>
      <w:tr w:rsidR="0078111F" w:rsidRPr="006D3001" w14:paraId="2D1F84CA" w14:textId="77777777">
        <w:tc>
          <w:tcPr>
            <w:tcW w:w="1728" w:type="dxa"/>
          </w:tcPr>
          <w:p w14:paraId="2921FEB1" w14:textId="77777777" w:rsidR="00CE10D6" w:rsidRPr="006D3001" w:rsidRDefault="00254C52">
            <w:pPr>
              <w:rPr>
                <w:rFonts w:ascii="Arial" w:hAnsi="Arial" w:cs="Arial"/>
              </w:rPr>
            </w:pPr>
            <w:r w:rsidRPr="006D3001">
              <w:rPr>
                <w:rFonts w:ascii="Arial" w:hAnsi="Arial" w:cs="Arial"/>
              </w:rPr>
              <w:t>Training</w:t>
            </w:r>
          </w:p>
        </w:tc>
        <w:tc>
          <w:tcPr>
            <w:tcW w:w="1728" w:type="dxa"/>
          </w:tcPr>
          <w:p w14:paraId="18348600" w14:textId="77777777" w:rsidR="00CE10D6" w:rsidRPr="006D3001" w:rsidRDefault="00254C52">
            <w:pPr>
              <w:rPr>
                <w:rFonts w:ascii="Arial" w:hAnsi="Arial" w:cs="Arial"/>
              </w:rPr>
            </w:pPr>
            <w:r w:rsidRPr="006D3001">
              <w:rPr>
                <w:rFonts w:ascii="Arial" w:hAnsi="Arial" w:cs="Arial"/>
              </w:rPr>
              <w:t>R</w:t>
            </w:r>
          </w:p>
        </w:tc>
        <w:tc>
          <w:tcPr>
            <w:tcW w:w="1728" w:type="dxa"/>
          </w:tcPr>
          <w:p w14:paraId="32055C3B" w14:textId="77777777" w:rsidR="00CE10D6" w:rsidRPr="006D3001" w:rsidRDefault="00254C52">
            <w:pPr>
              <w:rPr>
                <w:rFonts w:ascii="Arial" w:hAnsi="Arial" w:cs="Arial"/>
              </w:rPr>
            </w:pPr>
            <w:r w:rsidRPr="006D3001">
              <w:rPr>
                <w:rFonts w:ascii="Arial" w:hAnsi="Arial" w:cs="Arial"/>
              </w:rPr>
              <w:t>C</w:t>
            </w:r>
          </w:p>
        </w:tc>
        <w:tc>
          <w:tcPr>
            <w:tcW w:w="1728" w:type="dxa"/>
          </w:tcPr>
          <w:p w14:paraId="12B0200C" w14:textId="77777777" w:rsidR="00CE10D6" w:rsidRPr="006D3001" w:rsidRDefault="00254C52">
            <w:pPr>
              <w:rPr>
                <w:rFonts w:ascii="Arial" w:hAnsi="Arial" w:cs="Arial"/>
              </w:rPr>
            </w:pPr>
            <w:r w:rsidRPr="006D3001">
              <w:rPr>
                <w:rFonts w:ascii="Arial" w:hAnsi="Arial" w:cs="Arial"/>
              </w:rPr>
              <w:t>C</w:t>
            </w:r>
          </w:p>
        </w:tc>
        <w:tc>
          <w:tcPr>
            <w:tcW w:w="1728" w:type="dxa"/>
          </w:tcPr>
          <w:p w14:paraId="09CA3352" w14:textId="77777777" w:rsidR="00CE10D6" w:rsidRPr="006D3001" w:rsidRDefault="00254C52">
            <w:pPr>
              <w:rPr>
                <w:rFonts w:ascii="Arial" w:hAnsi="Arial" w:cs="Arial"/>
              </w:rPr>
            </w:pPr>
            <w:r w:rsidRPr="006D3001">
              <w:rPr>
                <w:rFonts w:ascii="Arial" w:hAnsi="Arial" w:cs="Arial"/>
              </w:rPr>
              <w:t>I</w:t>
            </w:r>
          </w:p>
        </w:tc>
      </w:tr>
      <w:tr w:rsidR="0078111F" w:rsidRPr="006D3001" w14:paraId="744373F7" w14:textId="77777777">
        <w:tc>
          <w:tcPr>
            <w:tcW w:w="1728" w:type="dxa"/>
          </w:tcPr>
          <w:p w14:paraId="2D361579" w14:textId="77777777" w:rsidR="00CE10D6" w:rsidRPr="006D3001" w:rsidRDefault="00254C52">
            <w:pPr>
              <w:rPr>
                <w:rFonts w:ascii="Arial" w:hAnsi="Arial" w:cs="Arial"/>
              </w:rPr>
            </w:pPr>
            <w:r w:rsidRPr="006D3001">
              <w:rPr>
                <w:rFonts w:ascii="Arial" w:hAnsi="Arial" w:cs="Arial"/>
              </w:rPr>
              <w:t>Go-Live Approval</w:t>
            </w:r>
          </w:p>
        </w:tc>
        <w:tc>
          <w:tcPr>
            <w:tcW w:w="1728" w:type="dxa"/>
          </w:tcPr>
          <w:p w14:paraId="0EE27F81" w14:textId="77777777" w:rsidR="00CE10D6" w:rsidRPr="006D3001" w:rsidRDefault="00254C52">
            <w:pPr>
              <w:rPr>
                <w:rFonts w:ascii="Arial" w:hAnsi="Arial" w:cs="Arial"/>
              </w:rPr>
            </w:pPr>
            <w:r w:rsidRPr="006D3001">
              <w:rPr>
                <w:rFonts w:ascii="Arial" w:hAnsi="Arial" w:cs="Arial"/>
              </w:rPr>
              <w:t>R</w:t>
            </w:r>
          </w:p>
        </w:tc>
        <w:tc>
          <w:tcPr>
            <w:tcW w:w="1728" w:type="dxa"/>
          </w:tcPr>
          <w:p w14:paraId="2242225A" w14:textId="77777777" w:rsidR="00CE10D6" w:rsidRPr="006D3001" w:rsidRDefault="00254C52">
            <w:pPr>
              <w:rPr>
                <w:rFonts w:ascii="Arial" w:hAnsi="Arial" w:cs="Arial"/>
              </w:rPr>
            </w:pPr>
            <w:r w:rsidRPr="006D3001">
              <w:rPr>
                <w:rFonts w:ascii="Arial" w:hAnsi="Arial" w:cs="Arial"/>
              </w:rPr>
              <w:t>A</w:t>
            </w:r>
          </w:p>
        </w:tc>
        <w:tc>
          <w:tcPr>
            <w:tcW w:w="1728" w:type="dxa"/>
          </w:tcPr>
          <w:p w14:paraId="5E2C89CB" w14:textId="77777777" w:rsidR="00CE10D6" w:rsidRPr="006D3001" w:rsidRDefault="00254C52">
            <w:pPr>
              <w:rPr>
                <w:rFonts w:ascii="Arial" w:hAnsi="Arial" w:cs="Arial"/>
              </w:rPr>
            </w:pPr>
            <w:r w:rsidRPr="006D3001">
              <w:rPr>
                <w:rFonts w:ascii="Arial" w:hAnsi="Arial" w:cs="Arial"/>
              </w:rPr>
              <w:t>C</w:t>
            </w:r>
          </w:p>
        </w:tc>
        <w:tc>
          <w:tcPr>
            <w:tcW w:w="1728" w:type="dxa"/>
          </w:tcPr>
          <w:p w14:paraId="6DAF2C4D" w14:textId="77777777" w:rsidR="00CE10D6" w:rsidRPr="006D3001" w:rsidRDefault="00254C52">
            <w:pPr>
              <w:rPr>
                <w:rFonts w:ascii="Arial" w:hAnsi="Arial" w:cs="Arial"/>
              </w:rPr>
            </w:pPr>
            <w:r w:rsidRPr="006D3001">
              <w:rPr>
                <w:rFonts w:ascii="Arial" w:hAnsi="Arial" w:cs="Arial"/>
              </w:rPr>
              <w:t>C</w:t>
            </w:r>
          </w:p>
        </w:tc>
      </w:tr>
    </w:tbl>
    <w:p w14:paraId="5AC4BD72" w14:textId="77777777" w:rsidR="00CE10D6" w:rsidRPr="006D3001" w:rsidRDefault="00254C52">
      <w:pPr>
        <w:rPr>
          <w:rFonts w:ascii="Arial" w:hAnsi="Arial" w:cs="Arial"/>
        </w:rPr>
      </w:pPr>
      <w:r w:rsidRPr="006D3001">
        <w:rPr>
          <w:rFonts w:ascii="Arial" w:hAnsi="Arial" w:cs="Arial"/>
        </w:rPr>
        <w:br/>
      </w:r>
      <w:r w:rsidRPr="006D3001">
        <w:rPr>
          <w:rFonts w:ascii="Arial" w:hAnsi="Arial" w:cs="Arial"/>
        </w:rPr>
        <w:t>R = Responsible, A = Accountable, C = Consulted, I = Informed</w:t>
      </w:r>
    </w:p>
    <w:p w14:paraId="48A49BD9" w14:textId="77777777" w:rsidR="00CE10D6" w:rsidRPr="006D3001" w:rsidRDefault="00254C52">
      <w:pPr>
        <w:rPr>
          <w:rFonts w:ascii="Arial" w:hAnsi="Arial" w:cs="Arial"/>
        </w:rPr>
      </w:pPr>
      <w:r w:rsidRPr="006D3001">
        <w:rPr>
          <w:rFonts w:ascii="Arial" w:hAnsi="Arial" w:cs="Arial"/>
        </w:rPr>
        <w:br w:type="page"/>
      </w:r>
    </w:p>
    <w:p w14:paraId="6DFBC113" w14:textId="628E0B3C" w:rsidR="00CE10D6" w:rsidRPr="00D9195A" w:rsidRDefault="00254C52" w:rsidP="00D9195A">
      <w:pPr>
        <w:pStyle w:val="Heading1"/>
        <w:numPr>
          <w:ilvl w:val="0"/>
          <w:numId w:val="12"/>
        </w:numPr>
        <w:rPr>
          <w:rFonts w:ascii="Arial" w:hAnsi="Arial" w:cs="Arial"/>
          <w:color w:val="000000" w:themeColor="text1"/>
          <w:sz w:val="32"/>
          <w:szCs w:val="32"/>
        </w:rPr>
      </w:pPr>
      <w:bookmarkStart w:id="3" w:name="_Toc223606405"/>
      <w:r w:rsidRPr="00D9195A">
        <w:rPr>
          <w:rFonts w:ascii="Arial" w:hAnsi="Arial" w:cs="Arial"/>
          <w:color w:val="000000" w:themeColor="text1"/>
          <w:sz w:val="32"/>
          <w:szCs w:val="32"/>
        </w:rPr>
        <w:lastRenderedPageBreak/>
        <w:t>Business Objectives</w:t>
      </w:r>
      <w:bookmarkEnd w:id="3"/>
    </w:p>
    <w:p w14:paraId="6E2AEFA9" w14:textId="08233F6B" w:rsidR="00CE10D6" w:rsidRPr="00D9195A" w:rsidRDefault="00254C52" w:rsidP="00D9195A">
      <w:pPr>
        <w:pStyle w:val="ListParagraph"/>
        <w:numPr>
          <w:ilvl w:val="1"/>
          <w:numId w:val="20"/>
        </w:numPr>
        <w:ind w:left="993"/>
        <w:rPr>
          <w:rFonts w:ascii="Arial" w:hAnsi="Arial" w:cs="Arial"/>
          <w:b/>
          <w:bCs/>
          <w:sz w:val="28"/>
          <w:szCs w:val="28"/>
        </w:rPr>
      </w:pPr>
      <w:r w:rsidRPr="00D9195A">
        <w:rPr>
          <w:rFonts w:ascii="Arial" w:hAnsi="Arial" w:cs="Arial"/>
          <w:b/>
          <w:bCs/>
          <w:sz w:val="28"/>
          <w:szCs w:val="28"/>
        </w:rPr>
        <w:t>Primary Objectives</w:t>
      </w:r>
    </w:p>
    <w:tbl>
      <w:tblPr>
        <w:tblStyle w:val="TableGrid"/>
        <w:tblW w:w="0" w:type="auto"/>
        <w:tblLook w:val="04A0" w:firstRow="1" w:lastRow="0" w:firstColumn="1" w:lastColumn="0" w:noHBand="0" w:noVBand="1"/>
      </w:tblPr>
      <w:tblGrid>
        <w:gridCol w:w="1242"/>
        <w:gridCol w:w="3402"/>
        <w:gridCol w:w="3996"/>
      </w:tblGrid>
      <w:tr w:rsidR="0078111F" w:rsidRPr="006D3001" w14:paraId="6AD6867C" w14:textId="77777777" w:rsidTr="006D3001">
        <w:tc>
          <w:tcPr>
            <w:tcW w:w="1242" w:type="dxa"/>
            <w:shd w:val="clear" w:color="auto" w:fill="65735C"/>
          </w:tcPr>
          <w:p w14:paraId="003906AE"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ID</w:t>
            </w:r>
          </w:p>
        </w:tc>
        <w:tc>
          <w:tcPr>
            <w:tcW w:w="3402" w:type="dxa"/>
            <w:shd w:val="clear" w:color="auto" w:fill="65735C"/>
          </w:tcPr>
          <w:p w14:paraId="26C2046C"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Objective</w:t>
            </w:r>
          </w:p>
        </w:tc>
        <w:tc>
          <w:tcPr>
            <w:tcW w:w="3996" w:type="dxa"/>
            <w:shd w:val="clear" w:color="auto" w:fill="65735C"/>
          </w:tcPr>
          <w:p w14:paraId="7C307A73" w14:textId="77777777" w:rsidR="00CE10D6" w:rsidRPr="006D3001" w:rsidRDefault="00254C52">
            <w:pPr>
              <w:rPr>
                <w:rFonts w:ascii="Arial" w:hAnsi="Arial" w:cs="Arial"/>
                <w:color w:val="FFFFFF" w:themeColor="background1"/>
              </w:rPr>
            </w:pPr>
            <w:r w:rsidRPr="006D3001">
              <w:rPr>
                <w:rFonts w:ascii="Arial" w:hAnsi="Arial" w:cs="Arial"/>
                <w:b/>
                <w:color w:val="FFFFFF" w:themeColor="background1"/>
              </w:rPr>
              <w:t>Success Criteria</w:t>
            </w:r>
          </w:p>
        </w:tc>
      </w:tr>
      <w:tr w:rsidR="0078111F" w:rsidRPr="006D3001" w14:paraId="4C3CCECF" w14:textId="77777777" w:rsidTr="00D9195A">
        <w:tc>
          <w:tcPr>
            <w:tcW w:w="1242" w:type="dxa"/>
            <w:shd w:val="clear" w:color="auto" w:fill="D56C38"/>
          </w:tcPr>
          <w:p w14:paraId="42F234DD"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OBJ-01</w:t>
            </w:r>
          </w:p>
        </w:tc>
        <w:tc>
          <w:tcPr>
            <w:tcW w:w="3402" w:type="dxa"/>
          </w:tcPr>
          <w:p w14:paraId="60E2D8D3" w14:textId="77777777" w:rsidR="00CE10D6" w:rsidRPr="006D3001" w:rsidRDefault="00254C52">
            <w:pPr>
              <w:rPr>
                <w:rFonts w:ascii="Arial" w:hAnsi="Arial" w:cs="Arial"/>
              </w:rPr>
            </w:pPr>
            <w:r w:rsidRPr="006D3001">
              <w:rPr>
                <w:rFonts w:ascii="Arial" w:hAnsi="Arial" w:cs="Arial"/>
              </w:rPr>
              <w:t>Create unified CSO repository</w:t>
            </w:r>
          </w:p>
        </w:tc>
        <w:tc>
          <w:tcPr>
            <w:tcW w:w="3996" w:type="dxa"/>
          </w:tcPr>
          <w:p w14:paraId="79A50EFC" w14:textId="77777777" w:rsidR="00CE10D6" w:rsidRPr="006D3001" w:rsidRDefault="00254C52">
            <w:pPr>
              <w:rPr>
                <w:rFonts w:ascii="Arial" w:hAnsi="Arial" w:cs="Arial"/>
              </w:rPr>
            </w:pPr>
            <w:r w:rsidRPr="006D3001">
              <w:rPr>
                <w:rFonts w:ascii="Arial" w:hAnsi="Arial" w:cs="Arial"/>
              </w:rPr>
              <w:t>Single database containing all DSD, CIPC, SARS data</w:t>
            </w:r>
          </w:p>
        </w:tc>
      </w:tr>
      <w:tr w:rsidR="0078111F" w:rsidRPr="006D3001" w14:paraId="2D2FD0DB" w14:textId="77777777" w:rsidTr="00D9195A">
        <w:tc>
          <w:tcPr>
            <w:tcW w:w="1242" w:type="dxa"/>
            <w:shd w:val="clear" w:color="auto" w:fill="D56C38"/>
          </w:tcPr>
          <w:p w14:paraId="53D6BF61"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OBJ-02</w:t>
            </w:r>
          </w:p>
        </w:tc>
        <w:tc>
          <w:tcPr>
            <w:tcW w:w="3402" w:type="dxa"/>
          </w:tcPr>
          <w:p w14:paraId="7078C074" w14:textId="77777777" w:rsidR="00CE10D6" w:rsidRPr="006D3001" w:rsidRDefault="00254C52">
            <w:pPr>
              <w:rPr>
                <w:rFonts w:ascii="Arial" w:hAnsi="Arial" w:cs="Arial"/>
              </w:rPr>
            </w:pPr>
            <w:r w:rsidRPr="006D3001">
              <w:rPr>
                <w:rFonts w:ascii="Arial" w:hAnsi="Arial" w:cs="Arial"/>
              </w:rPr>
              <w:t>Enable efficient CSO discovery</w:t>
            </w:r>
          </w:p>
        </w:tc>
        <w:tc>
          <w:tcPr>
            <w:tcW w:w="3996" w:type="dxa"/>
          </w:tcPr>
          <w:p w14:paraId="637C28A3" w14:textId="77777777" w:rsidR="00CE10D6" w:rsidRPr="006D3001" w:rsidRDefault="00254C52">
            <w:pPr>
              <w:rPr>
                <w:rFonts w:ascii="Arial" w:hAnsi="Arial" w:cs="Arial"/>
              </w:rPr>
            </w:pPr>
            <w:r w:rsidRPr="006D3001">
              <w:rPr>
                <w:rFonts w:ascii="Arial" w:hAnsi="Arial" w:cs="Arial"/>
              </w:rPr>
              <w:t xml:space="preserve">Search returns </w:t>
            </w:r>
            <w:proofErr w:type="gramStart"/>
            <w:r w:rsidRPr="006D3001">
              <w:rPr>
                <w:rFonts w:ascii="Arial" w:hAnsi="Arial" w:cs="Arial"/>
              </w:rPr>
              <w:t>results</w:t>
            </w:r>
            <w:proofErr w:type="gramEnd"/>
            <w:r w:rsidRPr="006D3001">
              <w:rPr>
                <w:rFonts w:ascii="Arial" w:hAnsi="Arial" w:cs="Arial"/>
              </w:rPr>
              <w:t xml:space="preserve"> in &lt;3 seconds</w:t>
            </w:r>
          </w:p>
        </w:tc>
      </w:tr>
      <w:tr w:rsidR="0078111F" w:rsidRPr="006D3001" w14:paraId="187F2BFC" w14:textId="77777777" w:rsidTr="00D9195A">
        <w:tc>
          <w:tcPr>
            <w:tcW w:w="1242" w:type="dxa"/>
            <w:shd w:val="clear" w:color="auto" w:fill="D56C38"/>
          </w:tcPr>
          <w:p w14:paraId="1E6C1AA8"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OBJ-03</w:t>
            </w:r>
          </w:p>
        </w:tc>
        <w:tc>
          <w:tcPr>
            <w:tcW w:w="3402" w:type="dxa"/>
          </w:tcPr>
          <w:p w14:paraId="3447623E" w14:textId="77777777" w:rsidR="00CE10D6" w:rsidRPr="006D3001" w:rsidRDefault="00254C52">
            <w:pPr>
              <w:rPr>
                <w:rFonts w:ascii="Arial" w:hAnsi="Arial" w:cs="Arial"/>
              </w:rPr>
            </w:pPr>
            <w:r w:rsidRPr="006D3001">
              <w:rPr>
                <w:rFonts w:ascii="Arial" w:hAnsi="Arial" w:cs="Arial"/>
              </w:rPr>
              <w:t xml:space="preserve">Support </w:t>
            </w:r>
            <w:proofErr w:type="spellStart"/>
            <w:r w:rsidRPr="006D3001">
              <w:rPr>
                <w:rFonts w:ascii="Arial" w:hAnsi="Arial" w:cs="Arial"/>
              </w:rPr>
              <w:t>programme</w:t>
            </w:r>
            <w:proofErr w:type="spellEnd"/>
            <w:r w:rsidRPr="006D3001">
              <w:rPr>
                <w:rFonts w:ascii="Arial" w:hAnsi="Arial" w:cs="Arial"/>
              </w:rPr>
              <w:t xml:space="preserve"> delivery</w:t>
            </w:r>
          </w:p>
        </w:tc>
        <w:tc>
          <w:tcPr>
            <w:tcW w:w="3996" w:type="dxa"/>
          </w:tcPr>
          <w:p w14:paraId="3190BBBE" w14:textId="77777777" w:rsidR="00CE10D6" w:rsidRPr="006D3001" w:rsidRDefault="00254C52">
            <w:pPr>
              <w:rPr>
                <w:rFonts w:ascii="Arial" w:hAnsi="Arial" w:cs="Arial"/>
              </w:rPr>
            </w:pPr>
            <w:r w:rsidRPr="006D3001">
              <w:rPr>
                <w:rFonts w:ascii="Arial" w:hAnsi="Arial" w:cs="Arial"/>
              </w:rPr>
              <w:t>CSSP can target support using database</w:t>
            </w:r>
          </w:p>
        </w:tc>
      </w:tr>
      <w:tr w:rsidR="0078111F" w:rsidRPr="006D3001" w14:paraId="26635761" w14:textId="77777777" w:rsidTr="00D9195A">
        <w:tc>
          <w:tcPr>
            <w:tcW w:w="1242" w:type="dxa"/>
            <w:shd w:val="clear" w:color="auto" w:fill="D56C38"/>
          </w:tcPr>
          <w:p w14:paraId="61C732B8"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OBJ-04</w:t>
            </w:r>
          </w:p>
        </w:tc>
        <w:tc>
          <w:tcPr>
            <w:tcW w:w="3402" w:type="dxa"/>
          </w:tcPr>
          <w:p w14:paraId="31F1A452" w14:textId="77777777" w:rsidR="00CE10D6" w:rsidRPr="006D3001" w:rsidRDefault="00254C52">
            <w:pPr>
              <w:rPr>
                <w:rFonts w:ascii="Arial" w:hAnsi="Arial" w:cs="Arial"/>
              </w:rPr>
            </w:pPr>
            <w:r w:rsidRPr="006D3001">
              <w:rPr>
                <w:rFonts w:ascii="Arial" w:hAnsi="Arial" w:cs="Arial"/>
              </w:rPr>
              <w:t>Ensure data quality</w:t>
            </w:r>
          </w:p>
        </w:tc>
        <w:tc>
          <w:tcPr>
            <w:tcW w:w="3996" w:type="dxa"/>
          </w:tcPr>
          <w:p w14:paraId="1E39B1B6" w14:textId="77777777" w:rsidR="00CE10D6" w:rsidRPr="006D3001" w:rsidRDefault="00254C52">
            <w:pPr>
              <w:rPr>
                <w:rFonts w:ascii="Arial" w:hAnsi="Arial" w:cs="Arial"/>
              </w:rPr>
            </w:pPr>
            <w:r w:rsidRPr="006D3001">
              <w:rPr>
                <w:rFonts w:ascii="Arial" w:hAnsi="Arial" w:cs="Arial"/>
              </w:rPr>
              <w:t>≥85% data completeness score</w:t>
            </w:r>
          </w:p>
        </w:tc>
      </w:tr>
      <w:tr w:rsidR="0078111F" w:rsidRPr="006D3001" w14:paraId="14848B73" w14:textId="77777777" w:rsidTr="00D9195A">
        <w:tc>
          <w:tcPr>
            <w:tcW w:w="1242" w:type="dxa"/>
            <w:shd w:val="clear" w:color="auto" w:fill="D56C38"/>
          </w:tcPr>
          <w:p w14:paraId="4C1BE9EC"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OBJ-05</w:t>
            </w:r>
          </w:p>
        </w:tc>
        <w:tc>
          <w:tcPr>
            <w:tcW w:w="3402" w:type="dxa"/>
          </w:tcPr>
          <w:p w14:paraId="65E9D9B9" w14:textId="77777777" w:rsidR="00CE10D6" w:rsidRPr="006D3001" w:rsidRDefault="00254C52">
            <w:pPr>
              <w:rPr>
                <w:rFonts w:ascii="Arial" w:hAnsi="Arial" w:cs="Arial"/>
              </w:rPr>
            </w:pPr>
            <w:r w:rsidRPr="006D3001">
              <w:rPr>
                <w:rFonts w:ascii="Arial" w:hAnsi="Arial" w:cs="Arial"/>
              </w:rPr>
              <w:t>Maintain regulatory compliance</w:t>
            </w:r>
          </w:p>
        </w:tc>
        <w:tc>
          <w:tcPr>
            <w:tcW w:w="3996" w:type="dxa"/>
          </w:tcPr>
          <w:p w14:paraId="575289FD" w14:textId="77777777" w:rsidR="00CE10D6" w:rsidRPr="006D3001" w:rsidRDefault="00254C52">
            <w:pPr>
              <w:rPr>
                <w:rFonts w:ascii="Arial" w:hAnsi="Arial" w:cs="Arial"/>
              </w:rPr>
            </w:pPr>
            <w:r w:rsidRPr="006D3001">
              <w:rPr>
                <w:rFonts w:ascii="Arial" w:hAnsi="Arial" w:cs="Arial"/>
              </w:rPr>
              <w:t>Full POPIA compliance achieved</w:t>
            </w:r>
          </w:p>
        </w:tc>
      </w:tr>
    </w:tbl>
    <w:p w14:paraId="3B4AFDAE" w14:textId="77777777" w:rsidR="00D9195A" w:rsidRPr="00D9195A" w:rsidRDefault="00D9195A" w:rsidP="00D9195A">
      <w:pPr>
        <w:rPr>
          <w:rFonts w:ascii="Arial" w:hAnsi="Arial" w:cs="Arial"/>
        </w:rPr>
      </w:pPr>
    </w:p>
    <w:p w14:paraId="3BE67AC4" w14:textId="6B29BD2B" w:rsidR="00CE10D6" w:rsidRPr="00D9195A" w:rsidRDefault="00254C52" w:rsidP="00D9195A">
      <w:pPr>
        <w:pStyle w:val="ListParagraph"/>
        <w:numPr>
          <w:ilvl w:val="1"/>
          <w:numId w:val="20"/>
        </w:numPr>
        <w:ind w:left="993"/>
        <w:rPr>
          <w:rFonts w:ascii="Arial" w:hAnsi="Arial" w:cs="Arial"/>
          <w:b/>
          <w:bCs/>
        </w:rPr>
      </w:pPr>
      <w:r w:rsidRPr="00D9195A">
        <w:rPr>
          <w:rFonts w:ascii="Arial" w:hAnsi="Arial" w:cs="Arial"/>
          <w:b/>
          <w:bCs/>
          <w:sz w:val="28"/>
          <w:szCs w:val="28"/>
        </w:rPr>
        <w:t>Business Drivers</w:t>
      </w:r>
    </w:p>
    <w:p w14:paraId="20B39FF8" w14:textId="78CEE49E" w:rsidR="00D9195A" w:rsidRPr="00D9195A" w:rsidRDefault="00254C52" w:rsidP="00D9195A">
      <w:pPr>
        <w:pStyle w:val="ListParagraph"/>
        <w:numPr>
          <w:ilvl w:val="2"/>
          <w:numId w:val="20"/>
        </w:numPr>
        <w:ind w:left="993"/>
        <w:rPr>
          <w:rFonts w:ascii="Arial" w:hAnsi="Arial" w:cs="Arial"/>
        </w:rPr>
      </w:pPr>
      <w:r w:rsidRPr="00D9195A">
        <w:rPr>
          <w:rFonts w:ascii="Arial" w:hAnsi="Arial" w:cs="Arial"/>
        </w:rPr>
        <w:t>Reduce time spent searching for CSO information across multiple sources</w:t>
      </w:r>
    </w:p>
    <w:p w14:paraId="69B67F6D" w14:textId="77777777" w:rsidR="00D9195A" w:rsidRDefault="00254C52" w:rsidP="00D9195A">
      <w:pPr>
        <w:pStyle w:val="ListParagraph"/>
        <w:numPr>
          <w:ilvl w:val="2"/>
          <w:numId w:val="20"/>
        </w:numPr>
        <w:ind w:left="993"/>
        <w:rPr>
          <w:rFonts w:ascii="Arial" w:hAnsi="Arial" w:cs="Arial"/>
        </w:rPr>
      </w:pPr>
      <w:r w:rsidRPr="006D3001">
        <w:rPr>
          <w:rFonts w:ascii="Arial" w:hAnsi="Arial" w:cs="Arial"/>
        </w:rPr>
        <w:t xml:space="preserve">Enable evidence-based targeting of support </w:t>
      </w:r>
      <w:proofErr w:type="spellStart"/>
      <w:r w:rsidRPr="006D3001">
        <w:rPr>
          <w:rFonts w:ascii="Arial" w:hAnsi="Arial" w:cs="Arial"/>
        </w:rPr>
        <w:t>programmes</w:t>
      </w:r>
      <w:proofErr w:type="spellEnd"/>
    </w:p>
    <w:p w14:paraId="2D761BCA" w14:textId="77777777" w:rsidR="00D9195A" w:rsidRDefault="00254C52" w:rsidP="00D9195A">
      <w:pPr>
        <w:pStyle w:val="ListParagraph"/>
        <w:numPr>
          <w:ilvl w:val="2"/>
          <w:numId w:val="20"/>
        </w:numPr>
        <w:ind w:left="993"/>
        <w:rPr>
          <w:rFonts w:ascii="Arial" w:hAnsi="Arial" w:cs="Arial"/>
        </w:rPr>
      </w:pPr>
      <w:r w:rsidRPr="006D3001">
        <w:rPr>
          <w:rFonts w:ascii="Arial" w:hAnsi="Arial" w:cs="Arial"/>
        </w:rPr>
        <w:t>Support policy advocacy with comprehensive sector data</w:t>
      </w:r>
    </w:p>
    <w:p w14:paraId="2F02236E" w14:textId="77777777" w:rsidR="00D9195A" w:rsidRDefault="00254C52" w:rsidP="00D9195A">
      <w:pPr>
        <w:pStyle w:val="ListParagraph"/>
        <w:numPr>
          <w:ilvl w:val="2"/>
          <w:numId w:val="20"/>
        </w:numPr>
        <w:ind w:left="993"/>
        <w:rPr>
          <w:rFonts w:ascii="Arial" w:hAnsi="Arial" w:cs="Arial"/>
        </w:rPr>
      </w:pPr>
      <w:r w:rsidRPr="006D3001">
        <w:rPr>
          <w:rFonts w:ascii="Arial" w:hAnsi="Arial" w:cs="Arial"/>
        </w:rPr>
        <w:t>Prepare foundation for CSO Trading Hub marketplace</w:t>
      </w:r>
    </w:p>
    <w:p w14:paraId="120ED732" w14:textId="77777777" w:rsidR="00D9195A" w:rsidRDefault="00254C52" w:rsidP="00D9195A">
      <w:pPr>
        <w:pStyle w:val="ListParagraph"/>
        <w:numPr>
          <w:ilvl w:val="2"/>
          <w:numId w:val="20"/>
        </w:numPr>
        <w:ind w:left="993"/>
        <w:rPr>
          <w:rFonts w:ascii="Arial" w:hAnsi="Arial" w:cs="Arial"/>
        </w:rPr>
      </w:pPr>
      <w:r w:rsidRPr="006D3001">
        <w:rPr>
          <w:rFonts w:ascii="Arial" w:hAnsi="Arial" w:cs="Arial"/>
        </w:rPr>
        <w:t>Improve CSSP operational efficiency</w:t>
      </w:r>
    </w:p>
    <w:p w14:paraId="022E04CC" w14:textId="48B0B9A7" w:rsidR="00D9195A" w:rsidRPr="00D9195A" w:rsidRDefault="00254C52" w:rsidP="00D9195A">
      <w:pPr>
        <w:pStyle w:val="ListParagraph"/>
        <w:numPr>
          <w:ilvl w:val="2"/>
          <w:numId w:val="20"/>
        </w:numPr>
        <w:ind w:left="993"/>
        <w:rPr>
          <w:rFonts w:ascii="Arial" w:hAnsi="Arial" w:cs="Arial"/>
        </w:rPr>
      </w:pPr>
      <w:proofErr w:type="gramStart"/>
      <w:r w:rsidRPr="006D3001">
        <w:rPr>
          <w:rFonts w:ascii="Arial" w:hAnsi="Arial" w:cs="Arial"/>
        </w:rPr>
        <w:t>Meet increasing</w:t>
      </w:r>
      <w:proofErr w:type="gramEnd"/>
      <w:r w:rsidRPr="006D3001">
        <w:rPr>
          <w:rFonts w:ascii="Arial" w:hAnsi="Arial" w:cs="Arial"/>
        </w:rPr>
        <w:t xml:space="preserve"> regulatory and compliance requirements (FATF, POPIA)</w:t>
      </w:r>
      <w:ins w:id="4" w:author="Lebohang William Mothapo" w:date="2026-03-04T11:26:00Z" w16du:dateUtc="2026-03-04T09:26:00Z">
        <w:r w:rsidR="006F2065">
          <w:rPr>
            <w:rFonts w:ascii="Arial" w:hAnsi="Arial" w:cs="Arial"/>
          </w:rPr>
          <w:t xml:space="preserve"> </w:t>
        </w:r>
      </w:ins>
    </w:p>
    <w:p w14:paraId="79FF832A" w14:textId="77777777" w:rsidR="00D9195A" w:rsidRPr="00D9195A" w:rsidRDefault="00D9195A" w:rsidP="00D9195A">
      <w:pPr>
        <w:ind w:left="273"/>
        <w:rPr>
          <w:rFonts w:ascii="Arial" w:hAnsi="Arial" w:cs="Arial"/>
          <w:b/>
          <w:bCs/>
          <w:sz w:val="28"/>
          <w:szCs w:val="28"/>
        </w:rPr>
      </w:pPr>
    </w:p>
    <w:p w14:paraId="74952EA6" w14:textId="501CC006" w:rsidR="00CE10D6" w:rsidRPr="00D9195A" w:rsidRDefault="00254C52" w:rsidP="00D9195A">
      <w:pPr>
        <w:pStyle w:val="ListParagraph"/>
        <w:numPr>
          <w:ilvl w:val="1"/>
          <w:numId w:val="20"/>
        </w:numPr>
        <w:ind w:left="993"/>
        <w:rPr>
          <w:rFonts w:ascii="Arial" w:hAnsi="Arial" w:cs="Arial"/>
          <w:b/>
          <w:bCs/>
          <w:sz w:val="28"/>
          <w:szCs w:val="28"/>
        </w:rPr>
      </w:pPr>
      <w:r w:rsidRPr="00D9195A">
        <w:rPr>
          <w:rFonts w:ascii="Arial" w:hAnsi="Arial" w:cs="Arial"/>
          <w:b/>
          <w:bCs/>
          <w:sz w:val="28"/>
          <w:szCs w:val="28"/>
        </w:rPr>
        <w:t>Key Performance Indicators</w:t>
      </w:r>
    </w:p>
    <w:tbl>
      <w:tblPr>
        <w:tblStyle w:val="TableGrid"/>
        <w:tblW w:w="0" w:type="auto"/>
        <w:tblLook w:val="04A0" w:firstRow="1" w:lastRow="0" w:firstColumn="1" w:lastColumn="0" w:noHBand="0" w:noVBand="1"/>
      </w:tblPr>
      <w:tblGrid>
        <w:gridCol w:w="2160"/>
        <w:gridCol w:w="2160"/>
        <w:gridCol w:w="2160"/>
        <w:gridCol w:w="2160"/>
      </w:tblGrid>
      <w:tr w:rsidR="0078111F" w:rsidRPr="006D3001" w14:paraId="63E36619" w14:textId="77777777" w:rsidTr="00D9195A">
        <w:tc>
          <w:tcPr>
            <w:tcW w:w="2160" w:type="dxa"/>
            <w:shd w:val="clear" w:color="auto" w:fill="65735C"/>
          </w:tcPr>
          <w:p w14:paraId="1A2B7CBC" w14:textId="77777777" w:rsidR="00CE10D6" w:rsidRPr="00D9195A" w:rsidRDefault="00254C52">
            <w:pPr>
              <w:rPr>
                <w:rFonts w:ascii="Arial" w:hAnsi="Arial" w:cs="Arial"/>
                <w:color w:val="FFFFFF" w:themeColor="background1"/>
              </w:rPr>
            </w:pPr>
            <w:r w:rsidRPr="00D9195A">
              <w:rPr>
                <w:rFonts w:ascii="Arial" w:hAnsi="Arial" w:cs="Arial"/>
                <w:b/>
                <w:color w:val="FFFFFF" w:themeColor="background1"/>
              </w:rPr>
              <w:t>KPI</w:t>
            </w:r>
          </w:p>
        </w:tc>
        <w:tc>
          <w:tcPr>
            <w:tcW w:w="2160" w:type="dxa"/>
            <w:shd w:val="clear" w:color="auto" w:fill="65735C"/>
          </w:tcPr>
          <w:p w14:paraId="115CF777" w14:textId="77777777" w:rsidR="00CE10D6" w:rsidRPr="00D9195A" w:rsidRDefault="00254C52">
            <w:pPr>
              <w:rPr>
                <w:rFonts w:ascii="Arial" w:hAnsi="Arial" w:cs="Arial"/>
                <w:color w:val="FFFFFF" w:themeColor="background1"/>
              </w:rPr>
            </w:pPr>
            <w:r w:rsidRPr="00D9195A">
              <w:rPr>
                <w:rFonts w:ascii="Arial" w:hAnsi="Arial" w:cs="Arial"/>
                <w:b/>
                <w:color w:val="FFFFFF" w:themeColor="background1"/>
              </w:rPr>
              <w:t>Baseline</w:t>
            </w:r>
          </w:p>
        </w:tc>
        <w:tc>
          <w:tcPr>
            <w:tcW w:w="2160" w:type="dxa"/>
            <w:shd w:val="clear" w:color="auto" w:fill="65735C"/>
          </w:tcPr>
          <w:p w14:paraId="368E486D" w14:textId="77777777" w:rsidR="00CE10D6" w:rsidRPr="00D9195A" w:rsidRDefault="00254C52">
            <w:pPr>
              <w:rPr>
                <w:rFonts w:ascii="Arial" w:hAnsi="Arial" w:cs="Arial"/>
                <w:color w:val="FFFFFF" w:themeColor="background1"/>
              </w:rPr>
            </w:pPr>
            <w:r w:rsidRPr="00D9195A">
              <w:rPr>
                <w:rFonts w:ascii="Arial" w:hAnsi="Arial" w:cs="Arial"/>
                <w:b/>
                <w:color w:val="FFFFFF" w:themeColor="background1"/>
              </w:rPr>
              <w:t>Target</w:t>
            </w:r>
          </w:p>
        </w:tc>
        <w:tc>
          <w:tcPr>
            <w:tcW w:w="2160" w:type="dxa"/>
            <w:shd w:val="clear" w:color="auto" w:fill="65735C"/>
          </w:tcPr>
          <w:p w14:paraId="0B7D6048" w14:textId="77777777" w:rsidR="00CE10D6" w:rsidRPr="00D9195A" w:rsidRDefault="00254C52">
            <w:pPr>
              <w:rPr>
                <w:rFonts w:ascii="Arial" w:hAnsi="Arial" w:cs="Arial"/>
                <w:color w:val="FFFFFF" w:themeColor="background1"/>
              </w:rPr>
            </w:pPr>
            <w:r w:rsidRPr="00D9195A">
              <w:rPr>
                <w:rFonts w:ascii="Arial" w:hAnsi="Arial" w:cs="Arial"/>
                <w:b/>
                <w:color w:val="FFFFFF" w:themeColor="background1"/>
              </w:rPr>
              <w:t>Measurement</w:t>
            </w:r>
          </w:p>
        </w:tc>
      </w:tr>
      <w:tr w:rsidR="0078111F" w:rsidRPr="006D3001" w14:paraId="0ADC246A" w14:textId="77777777" w:rsidTr="00D9195A">
        <w:tc>
          <w:tcPr>
            <w:tcW w:w="2160" w:type="dxa"/>
            <w:shd w:val="clear" w:color="auto" w:fill="D56C38"/>
          </w:tcPr>
          <w:p w14:paraId="25D0B2E9"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Records imported</w:t>
            </w:r>
          </w:p>
        </w:tc>
        <w:tc>
          <w:tcPr>
            <w:tcW w:w="2160" w:type="dxa"/>
          </w:tcPr>
          <w:p w14:paraId="526C68B7" w14:textId="77777777" w:rsidR="00CE10D6" w:rsidRPr="006D3001" w:rsidRDefault="00254C52">
            <w:pPr>
              <w:rPr>
                <w:rFonts w:ascii="Arial" w:hAnsi="Arial" w:cs="Arial"/>
              </w:rPr>
            </w:pPr>
            <w:r w:rsidRPr="006D3001">
              <w:rPr>
                <w:rFonts w:ascii="Arial" w:hAnsi="Arial" w:cs="Arial"/>
              </w:rPr>
              <w:t>0</w:t>
            </w:r>
          </w:p>
        </w:tc>
        <w:tc>
          <w:tcPr>
            <w:tcW w:w="2160" w:type="dxa"/>
          </w:tcPr>
          <w:p w14:paraId="23FA06AE" w14:textId="77777777" w:rsidR="00CE10D6" w:rsidRPr="006D3001" w:rsidRDefault="00254C52">
            <w:pPr>
              <w:rPr>
                <w:rFonts w:ascii="Arial" w:hAnsi="Arial" w:cs="Arial"/>
              </w:rPr>
            </w:pPr>
            <w:r w:rsidRPr="006D3001">
              <w:rPr>
                <w:rFonts w:ascii="Arial" w:hAnsi="Arial" w:cs="Arial"/>
              </w:rPr>
              <w:t>400,000+</w:t>
            </w:r>
          </w:p>
        </w:tc>
        <w:tc>
          <w:tcPr>
            <w:tcW w:w="2160" w:type="dxa"/>
          </w:tcPr>
          <w:p w14:paraId="49DEFEA7" w14:textId="77777777" w:rsidR="00CE10D6" w:rsidRPr="006D3001" w:rsidRDefault="00254C52">
            <w:pPr>
              <w:rPr>
                <w:rFonts w:ascii="Arial" w:hAnsi="Arial" w:cs="Arial"/>
              </w:rPr>
            </w:pPr>
            <w:r w:rsidRPr="006D3001">
              <w:rPr>
                <w:rFonts w:ascii="Arial" w:hAnsi="Arial" w:cs="Arial"/>
              </w:rPr>
              <w:t>Database count</w:t>
            </w:r>
          </w:p>
        </w:tc>
      </w:tr>
      <w:tr w:rsidR="0078111F" w:rsidRPr="006D3001" w14:paraId="5A9FC1F9" w14:textId="77777777" w:rsidTr="00D9195A">
        <w:tc>
          <w:tcPr>
            <w:tcW w:w="2160" w:type="dxa"/>
            <w:shd w:val="clear" w:color="auto" w:fill="D56C38"/>
          </w:tcPr>
          <w:p w14:paraId="3A6D9E85"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Data completeness</w:t>
            </w:r>
          </w:p>
        </w:tc>
        <w:tc>
          <w:tcPr>
            <w:tcW w:w="2160" w:type="dxa"/>
          </w:tcPr>
          <w:p w14:paraId="1A672E02" w14:textId="77777777" w:rsidR="00CE10D6" w:rsidRPr="006D3001" w:rsidRDefault="00254C52">
            <w:pPr>
              <w:rPr>
                <w:rFonts w:ascii="Arial" w:hAnsi="Arial" w:cs="Arial"/>
              </w:rPr>
            </w:pPr>
            <w:r w:rsidRPr="006D3001">
              <w:rPr>
                <w:rFonts w:ascii="Arial" w:hAnsi="Arial" w:cs="Arial"/>
              </w:rPr>
              <w:t>N/A</w:t>
            </w:r>
          </w:p>
        </w:tc>
        <w:tc>
          <w:tcPr>
            <w:tcW w:w="2160" w:type="dxa"/>
          </w:tcPr>
          <w:p w14:paraId="035CC677" w14:textId="77777777" w:rsidR="00CE10D6" w:rsidRPr="006D3001" w:rsidRDefault="00254C52">
            <w:pPr>
              <w:rPr>
                <w:rFonts w:ascii="Arial" w:hAnsi="Arial" w:cs="Arial"/>
              </w:rPr>
            </w:pPr>
            <w:r w:rsidRPr="006D3001">
              <w:rPr>
                <w:rFonts w:ascii="Arial" w:hAnsi="Arial" w:cs="Arial"/>
              </w:rPr>
              <w:t>≥85%</w:t>
            </w:r>
          </w:p>
        </w:tc>
        <w:tc>
          <w:tcPr>
            <w:tcW w:w="2160" w:type="dxa"/>
          </w:tcPr>
          <w:p w14:paraId="19367E80" w14:textId="77777777" w:rsidR="00CE10D6" w:rsidRPr="006D3001" w:rsidRDefault="00254C52">
            <w:pPr>
              <w:rPr>
                <w:rFonts w:ascii="Arial" w:hAnsi="Arial" w:cs="Arial"/>
              </w:rPr>
            </w:pPr>
            <w:r w:rsidRPr="006D3001">
              <w:rPr>
                <w:rFonts w:ascii="Arial" w:hAnsi="Arial" w:cs="Arial"/>
              </w:rPr>
              <w:t>Field audit</w:t>
            </w:r>
          </w:p>
        </w:tc>
      </w:tr>
      <w:tr w:rsidR="0078111F" w:rsidRPr="006D3001" w14:paraId="4B0EC022" w14:textId="77777777" w:rsidTr="00D9195A">
        <w:tc>
          <w:tcPr>
            <w:tcW w:w="2160" w:type="dxa"/>
            <w:shd w:val="clear" w:color="auto" w:fill="D56C38"/>
          </w:tcPr>
          <w:p w14:paraId="3DE1669E"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Search response time</w:t>
            </w:r>
          </w:p>
        </w:tc>
        <w:tc>
          <w:tcPr>
            <w:tcW w:w="2160" w:type="dxa"/>
          </w:tcPr>
          <w:p w14:paraId="0B2A8A3A" w14:textId="77777777" w:rsidR="00CE10D6" w:rsidRPr="006D3001" w:rsidRDefault="00254C52">
            <w:pPr>
              <w:rPr>
                <w:rFonts w:ascii="Arial" w:hAnsi="Arial" w:cs="Arial"/>
              </w:rPr>
            </w:pPr>
            <w:r w:rsidRPr="006D3001">
              <w:rPr>
                <w:rFonts w:ascii="Arial" w:hAnsi="Arial" w:cs="Arial"/>
              </w:rPr>
              <w:t>N/A</w:t>
            </w:r>
          </w:p>
        </w:tc>
        <w:tc>
          <w:tcPr>
            <w:tcW w:w="2160" w:type="dxa"/>
          </w:tcPr>
          <w:p w14:paraId="7A0589D7" w14:textId="77777777" w:rsidR="00CE10D6" w:rsidRPr="006D3001" w:rsidRDefault="00254C52">
            <w:pPr>
              <w:rPr>
                <w:rFonts w:ascii="Arial" w:hAnsi="Arial" w:cs="Arial"/>
              </w:rPr>
            </w:pPr>
            <w:r w:rsidRPr="006D3001">
              <w:rPr>
                <w:rFonts w:ascii="Arial" w:hAnsi="Arial" w:cs="Arial"/>
              </w:rPr>
              <w:t>&lt;3 sec</w:t>
            </w:r>
          </w:p>
        </w:tc>
        <w:tc>
          <w:tcPr>
            <w:tcW w:w="2160" w:type="dxa"/>
          </w:tcPr>
          <w:p w14:paraId="4185F4D7" w14:textId="77777777" w:rsidR="00CE10D6" w:rsidRPr="006D3001" w:rsidRDefault="00254C52">
            <w:pPr>
              <w:rPr>
                <w:rFonts w:ascii="Arial" w:hAnsi="Arial" w:cs="Arial"/>
              </w:rPr>
            </w:pPr>
            <w:r w:rsidRPr="006D3001">
              <w:rPr>
                <w:rFonts w:ascii="Arial" w:hAnsi="Arial" w:cs="Arial"/>
              </w:rPr>
              <w:t>Performance logs</w:t>
            </w:r>
          </w:p>
        </w:tc>
      </w:tr>
      <w:tr w:rsidR="0078111F" w:rsidRPr="006D3001" w14:paraId="3A67A952" w14:textId="77777777" w:rsidTr="00D9195A">
        <w:tc>
          <w:tcPr>
            <w:tcW w:w="2160" w:type="dxa"/>
            <w:shd w:val="clear" w:color="auto" w:fill="D56C38"/>
          </w:tcPr>
          <w:p w14:paraId="0FEDC500"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System uptime</w:t>
            </w:r>
          </w:p>
        </w:tc>
        <w:tc>
          <w:tcPr>
            <w:tcW w:w="2160" w:type="dxa"/>
          </w:tcPr>
          <w:p w14:paraId="2FAB5303" w14:textId="77777777" w:rsidR="00CE10D6" w:rsidRPr="006D3001" w:rsidRDefault="00254C52">
            <w:pPr>
              <w:rPr>
                <w:rFonts w:ascii="Arial" w:hAnsi="Arial" w:cs="Arial"/>
              </w:rPr>
            </w:pPr>
            <w:r w:rsidRPr="006D3001">
              <w:rPr>
                <w:rFonts w:ascii="Arial" w:hAnsi="Arial" w:cs="Arial"/>
              </w:rPr>
              <w:t>N/A</w:t>
            </w:r>
          </w:p>
        </w:tc>
        <w:tc>
          <w:tcPr>
            <w:tcW w:w="2160" w:type="dxa"/>
          </w:tcPr>
          <w:p w14:paraId="5A9C74E7" w14:textId="77777777" w:rsidR="00CE10D6" w:rsidRPr="006D3001" w:rsidRDefault="00254C52">
            <w:pPr>
              <w:rPr>
                <w:rFonts w:ascii="Arial" w:hAnsi="Arial" w:cs="Arial"/>
              </w:rPr>
            </w:pPr>
            <w:r w:rsidRPr="006D3001">
              <w:rPr>
                <w:rFonts w:ascii="Arial" w:hAnsi="Arial" w:cs="Arial"/>
              </w:rPr>
              <w:t>99.5%</w:t>
            </w:r>
          </w:p>
        </w:tc>
        <w:tc>
          <w:tcPr>
            <w:tcW w:w="2160" w:type="dxa"/>
          </w:tcPr>
          <w:p w14:paraId="3F3DA174" w14:textId="77777777" w:rsidR="00CE10D6" w:rsidRPr="006D3001" w:rsidRDefault="00254C52">
            <w:pPr>
              <w:rPr>
                <w:rFonts w:ascii="Arial" w:hAnsi="Arial" w:cs="Arial"/>
              </w:rPr>
            </w:pPr>
            <w:r w:rsidRPr="006D3001">
              <w:rPr>
                <w:rFonts w:ascii="Arial" w:hAnsi="Arial" w:cs="Arial"/>
              </w:rPr>
              <w:t>Monitoring</w:t>
            </w:r>
          </w:p>
        </w:tc>
      </w:tr>
      <w:tr w:rsidR="0078111F" w:rsidRPr="006D3001" w14:paraId="7557E9ED" w14:textId="77777777" w:rsidTr="00D9195A">
        <w:tc>
          <w:tcPr>
            <w:tcW w:w="2160" w:type="dxa"/>
            <w:shd w:val="clear" w:color="auto" w:fill="D56C38"/>
          </w:tcPr>
          <w:p w14:paraId="35D781E3"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User adoption</w:t>
            </w:r>
          </w:p>
        </w:tc>
        <w:tc>
          <w:tcPr>
            <w:tcW w:w="2160" w:type="dxa"/>
          </w:tcPr>
          <w:p w14:paraId="279EA5CD" w14:textId="77777777" w:rsidR="00CE10D6" w:rsidRPr="006D3001" w:rsidRDefault="00254C52">
            <w:pPr>
              <w:rPr>
                <w:rFonts w:ascii="Arial" w:hAnsi="Arial" w:cs="Arial"/>
              </w:rPr>
            </w:pPr>
            <w:r w:rsidRPr="006D3001">
              <w:rPr>
                <w:rFonts w:ascii="Arial" w:hAnsi="Arial" w:cs="Arial"/>
              </w:rPr>
              <w:t>0</w:t>
            </w:r>
          </w:p>
        </w:tc>
        <w:tc>
          <w:tcPr>
            <w:tcW w:w="2160" w:type="dxa"/>
          </w:tcPr>
          <w:p w14:paraId="0C4B7621" w14:textId="77777777" w:rsidR="00CE10D6" w:rsidRPr="006D3001" w:rsidRDefault="00254C52">
            <w:pPr>
              <w:rPr>
                <w:rFonts w:ascii="Arial" w:hAnsi="Arial" w:cs="Arial"/>
              </w:rPr>
            </w:pPr>
            <w:r w:rsidRPr="006D3001">
              <w:rPr>
                <w:rFonts w:ascii="Arial" w:hAnsi="Arial" w:cs="Arial"/>
              </w:rPr>
              <w:t>50+ active users</w:t>
            </w:r>
          </w:p>
        </w:tc>
        <w:tc>
          <w:tcPr>
            <w:tcW w:w="2160" w:type="dxa"/>
          </w:tcPr>
          <w:p w14:paraId="45FF7C7F" w14:textId="77777777" w:rsidR="00CE10D6" w:rsidRPr="006D3001" w:rsidRDefault="00254C52">
            <w:pPr>
              <w:rPr>
                <w:rFonts w:ascii="Arial" w:hAnsi="Arial" w:cs="Arial"/>
              </w:rPr>
            </w:pPr>
            <w:r w:rsidRPr="006D3001">
              <w:rPr>
                <w:rFonts w:ascii="Arial" w:hAnsi="Arial" w:cs="Arial"/>
              </w:rPr>
              <w:t>Login analytics</w:t>
            </w:r>
          </w:p>
        </w:tc>
      </w:tr>
      <w:tr w:rsidR="0078111F" w:rsidRPr="006D3001" w14:paraId="06E0C095" w14:textId="77777777" w:rsidTr="00D9195A">
        <w:tc>
          <w:tcPr>
            <w:tcW w:w="2160" w:type="dxa"/>
            <w:shd w:val="clear" w:color="auto" w:fill="D56C38"/>
          </w:tcPr>
          <w:p w14:paraId="48B6287A" w14:textId="77777777" w:rsidR="00CE10D6" w:rsidRPr="00D9195A" w:rsidRDefault="00254C52">
            <w:pPr>
              <w:rPr>
                <w:rFonts w:ascii="Arial" w:hAnsi="Arial" w:cs="Arial"/>
                <w:b/>
                <w:bCs/>
                <w:color w:val="FFFFFF" w:themeColor="background1"/>
              </w:rPr>
            </w:pPr>
            <w:r w:rsidRPr="00D9195A">
              <w:rPr>
                <w:rFonts w:ascii="Arial" w:hAnsi="Arial" w:cs="Arial"/>
                <w:b/>
                <w:bCs/>
                <w:color w:val="FFFFFF" w:themeColor="background1"/>
              </w:rPr>
              <w:t>Reports generated</w:t>
            </w:r>
          </w:p>
        </w:tc>
        <w:tc>
          <w:tcPr>
            <w:tcW w:w="2160" w:type="dxa"/>
          </w:tcPr>
          <w:p w14:paraId="0F3BA212" w14:textId="77777777" w:rsidR="00CE10D6" w:rsidRPr="006D3001" w:rsidRDefault="00254C52">
            <w:pPr>
              <w:rPr>
                <w:rFonts w:ascii="Arial" w:hAnsi="Arial" w:cs="Arial"/>
              </w:rPr>
            </w:pPr>
            <w:r w:rsidRPr="006D3001">
              <w:rPr>
                <w:rFonts w:ascii="Arial" w:hAnsi="Arial" w:cs="Arial"/>
              </w:rPr>
              <w:t>0</w:t>
            </w:r>
          </w:p>
        </w:tc>
        <w:tc>
          <w:tcPr>
            <w:tcW w:w="2160" w:type="dxa"/>
          </w:tcPr>
          <w:p w14:paraId="7DC54688" w14:textId="77777777" w:rsidR="00CE10D6" w:rsidRPr="006D3001" w:rsidRDefault="00254C52">
            <w:pPr>
              <w:rPr>
                <w:rFonts w:ascii="Arial" w:hAnsi="Arial" w:cs="Arial"/>
              </w:rPr>
            </w:pPr>
            <w:r w:rsidRPr="006D3001">
              <w:rPr>
                <w:rFonts w:ascii="Arial" w:hAnsi="Arial" w:cs="Arial"/>
              </w:rPr>
              <w:t>100+ monthly</w:t>
            </w:r>
          </w:p>
        </w:tc>
        <w:tc>
          <w:tcPr>
            <w:tcW w:w="2160" w:type="dxa"/>
          </w:tcPr>
          <w:p w14:paraId="142FBFE0" w14:textId="77777777" w:rsidR="00CE10D6" w:rsidRPr="006D3001" w:rsidRDefault="00254C52">
            <w:pPr>
              <w:rPr>
                <w:rFonts w:ascii="Arial" w:hAnsi="Arial" w:cs="Arial"/>
              </w:rPr>
            </w:pPr>
            <w:r w:rsidRPr="006D3001">
              <w:rPr>
                <w:rFonts w:ascii="Arial" w:hAnsi="Arial" w:cs="Arial"/>
              </w:rPr>
              <w:t>Usage tracking</w:t>
            </w:r>
          </w:p>
        </w:tc>
      </w:tr>
    </w:tbl>
    <w:p w14:paraId="6F1D8146" w14:textId="77777777" w:rsidR="00AE4D15" w:rsidRDefault="00AE4D15">
      <w:pPr>
        <w:rPr>
          <w:rFonts w:ascii="Arial" w:hAnsi="Arial" w:cs="Arial"/>
        </w:rPr>
      </w:pPr>
    </w:p>
    <w:p w14:paraId="59F56007" w14:textId="33E31D0D" w:rsidR="00AE4D15" w:rsidRPr="00025B42" w:rsidRDefault="00AE4D15" w:rsidP="00DF2619">
      <w:pPr>
        <w:pStyle w:val="Heading1"/>
        <w:numPr>
          <w:ilvl w:val="0"/>
          <w:numId w:val="12"/>
        </w:numPr>
        <w:tabs>
          <w:tab w:val="left" w:pos="851"/>
        </w:tabs>
        <w:rPr>
          <w:rFonts w:ascii="Arial" w:hAnsi="Arial" w:cs="Arial"/>
          <w:color w:val="auto"/>
        </w:rPr>
      </w:pPr>
      <w:bookmarkStart w:id="5" w:name="_Toc223590230"/>
      <w:bookmarkStart w:id="6" w:name="_Toc223606406"/>
      <w:r w:rsidRPr="00025B42">
        <w:rPr>
          <w:rFonts w:ascii="Arial" w:hAnsi="Arial" w:cs="Arial"/>
          <w:color w:val="auto"/>
        </w:rPr>
        <w:t>Functional Requirements</w:t>
      </w:r>
      <w:bookmarkEnd w:id="5"/>
      <w:bookmarkEnd w:id="6"/>
    </w:p>
    <w:p w14:paraId="3571C14A" w14:textId="77777777" w:rsidR="00AE4D15" w:rsidRDefault="00AE4D15" w:rsidP="00AE4D15">
      <w:pPr>
        <w:ind w:left="720"/>
        <w:rPr>
          <w:rFonts w:ascii="Arial" w:eastAsia="Times New Roman" w:hAnsi="Arial" w:cs="Arial"/>
          <w:lang w:eastAsia="en-ZA"/>
        </w:rPr>
      </w:pPr>
      <w:r w:rsidRPr="00104D1C">
        <w:rPr>
          <w:rFonts w:ascii="Arial" w:eastAsia="Times New Roman" w:hAnsi="Arial" w:cs="Arial"/>
          <w:lang w:eastAsia="en-ZA"/>
        </w:rPr>
        <w:t>The Service Provider shall deliver a</w:t>
      </w:r>
      <w:r>
        <w:rPr>
          <w:rFonts w:ascii="Arial" w:eastAsia="Times New Roman" w:hAnsi="Arial" w:cs="Arial"/>
          <w:lang w:eastAsia="en-ZA"/>
        </w:rPr>
        <w:t xml:space="preserve"> database</w:t>
      </w:r>
      <w:r w:rsidRPr="00104D1C">
        <w:rPr>
          <w:rFonts w:ascii="Arial" w:eastAsia="Times New Roman" w:hAnsi="Arial" w:cs="Arial"/>
          <w:lang w:eastAsia="en-ZA"/>
        </w:rPr>
        <w:t xml:space="preserve"> solution that fully implements all functional requirements specified in this RFP, including but not limited to:</w:t>
      </w:r>
    </w:p>
    <w:p w14:paraId="6810F811" w14:textId="77777777" w:rsidR="00AE4D15" w:rsidRPr="00104D1C" w:rsidRDefault="00AE4D15" w:rsidP="00AE4D15">
      <w:pPr>
        <w:ind w:left="720"/>
        <w:rPr>
          <w:rFonts w:ascii="Arial" w:eastAsia="Times New Roman" w:hAnsi="Arial" w:cs="Arial"/>
          <w:lang w:eastAsia="en-ZA"/>
        </w:rPr>
      </w:pPr>
    </w:p>
    <w:p w14:paraId="6E098940" w14:textId="7FDFB01B" w:rsidR="00AE4D15" w:rsidRPr="00025B42" w:rsidRDefault="00AE4D15" w:rsidP="00025B42">
      <w:pPr>
        <w:pStyle w:val="ListParagraph"/>
        <w:numPr>
          <w:ilvl w:val="1"/>
          <w:numId w:val="31"/>
        </w:numPr>
        <w:rPr>
          <w:rFonts w:ascii="Arial" w:hAnsi="Arial"/>
          <w:b/>
          <w:bCs/>
          <w:sz w:val="28"/>
          <w:szCs w:val="28"/>
        </w:rPr>
      </w:pPr>
      <w:r w:rsidRPr="00025B42">
        <w:rPr>
          <w:rFonts w:ascii="Arial" w:hAnsi="Arial"/>
          <w:b/>
          <w:bCs/>
          <w:sz w:val="28"/>
          <w:szCs w:val="28"/>
        </w:rPr>
        <w:t>Data Ingestion Requirements</w:t>
      </w:r>
    </w:p>
    <w:tbl>
      <w:tblPr>
        <w:tblStyle w:val="TableGrid"/>
        <w:tblW w:w="0" w:type="auto"/>
        <w:tblLook w:val="04A0" w:firstRow="1" w:lastRow="0" w:firstColumn="1" w:lastColumn="0" w:noHBand="0" w:noVBand="1"/>
      </w:tblPr>
      <w:tblGrid>
        <w:gridCol w:w="959"/>
        <w:gridCol w:w="1561"/>
        <w:gridCol w:w="4820"/>
        <w:gridCol w:w="1468"/>
      </w:tblGrid>
      <w:tr w:rsidR="00AE4D15" w:rsidRPr="006D3001" w14:paraId="399D0C70" w14:textId="77777777" w:rsidTr="00F05A89">
        <w:tc>
          <w:tcPr>
            <w:tcW w:w="959" w:type="dxa"/>
            <w:shd w:val="clear" w:color="auto" w:fill="65735C"/>
          </w:tcPr>
          <w:p w14:paraId="7EE35DB9"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 ID</w:t>
            </w:r>
          </w:p>
        </w:tc>
        <w:tc>
          <w:tcPr>
            <w:tcW w:w="1417" w:type="dxa"/>
            <w:shd w:val="clear" w:color="auto" w:fill="65735C"/>
          </w:tcPr>
          <w:p w14:paraId="738F7D9C"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Requirement</w:t>
            </w:r>
          </w:p>
        </w:tc>
        <w:tc>
          <w:tcPr>
            <w:tcW w:w="4820" w:type="dxa"/>
            <w:shd w:val="clear" w:color="auto" w:fill="65735C"/>
          </w:tcPr>
          <w:p w14:paraId="62D2D02B"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Details/Acceptance Criteria</w:t>
            </w:r>
          </w:p>
        </w:tc>
        <w:tc>
          <w:tcPr>
            <w:tcW w:w="1468" w:type="dxa"/>
            <w:shd w:val="clear" w:color="auto" w:fill="65735C"/>
          </w:tcPr>
          <w:p w14:paraId="4C88DD42"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Priority</w:t>
            </w:r>
          </w:p>
        </w:tc>
      </w:tr>
      <w:tr w:rsidR="00AE4D15" w:rsidRPr="006D3001" w14:paraId="6DC33A58" w14:textId="77777777" w:rsidTr="00F05A89">
        <w:tc>
          <w:tcPr>
            <w:tcW w:w="959" w:type="dxa"/>
            <w:shd w:val="clear" w:color="auto" w:fill="D56C38"/>
          </w:tcPr>
          <w:p w14:paraId="58F2E7E6" w14:textId="77777777" w:rsidR="00AE4D15" w:rsidRPr="003E3969" w:rsidRDefault="00AE4D15" w:rsidP="00F05A89">
            <w:pPr>
              <w:rPr>
                <w:rFonts w:ascii="Arial" w:hAnsi="Arial" w:cs="Arial"/>
                <w:b/>
                <w:bCs/>
                <w:color w:val="FFFFFF" w:themeColor="background1"/>
              </w:rPr>
            </w:pPr>
            <w:r w:rsidRPr="003E3969">
              <w:rPr>
                <w:rFonts w:ascii="Arial" w:hAnsi="Arial" w:cs="Arial"/>
                <w:b/>
                <w:bCs/>
                <w:color w:val="FFFFFF" w:themeColor="background1"/>
              </w:rPr>
              <w:t>FR-01</w:t>
            </w:r>
          </w:p>
        </w:tc>
        <w:tc>
          <w:tcPr>
            <w:tcW w:w="1417" w:type="dxa"/>
          </w:tcPr>
          <w:p w14:paraId="79B739C5" w14:textId="77777777" w:rsidR="00AE4D15" w:rsidRPr="001C467C" w:rsidRDefault="00AE4D15" w:rsidP="00F05A89">
            <w:pPr>
              <w:rPr>
                <w:rFonts w:ascii="Arial" w:hAnsi="Arial" w:cs="Arial"/>
              </w:rPr>
            </w:pPr>
            <w:r w:rsidRPr="001C467C">
              <w:rPr>
                <w:rFonts w:ascii="Arial" w:hAnsi="Arial" w:cs="Arial"/>
              </w:rPr>
              <w:t xml:space="preserve">Data </w:t>
            </w:r>
            <w:r w:rsidRPr="001C467C">
              <w:rPr>
                <w:rFonts w:ascii="Arial" w:hAnsi="Arial" w:cs="Arial"/>
              </w:rPr>
              <w:lastRenderedPageBreak/>
              <w:t>Ingestion: DSD NPO</w:t>
            </w:r>
          </w:p>
        </w:tc>
        <w:tc>
          <w:tcPr>
            <w:tcW w:w="4820" w:type="dxa"/>
          </w:tcPr>
          <w:p w14:paraId="053024E5" w14:textId="77777777" w:rsidR="00AE4D15" w:rsidRPr="001C467C" w:rsidRDefault="00AE4D15" w:rsidP="00F05A89">
            <w:pPr>
              <w:rPr>
                <w:rFonts w:ascii="Arial" w:hAnsi="Arial" w:cs="Arial"/>
              </w:rPr>
            </w:pPr>
            <w:r w:rsidRPr="001C467C">
              <w:rPr>
                <w:rFonts w:ascii="Arial" w:hAnsi="Arial" w:cs="Arial"/>
              </w:rPr>
              <w:lastRenderedPageBreak/>
              <w:t xml:space="preserve">Import DSD CSOs data automated pipelines </w:t>
            </w:r>
            <w:r w:rsidRPr="001C467C">
              <w:rPr>
                <w:rFonts w:ascii="Arial" w:hAnsi="Arial" w:cs="Arial"/>
              </w:rPr>
              <w:lastRenderedPageBreak/>
              <w:t>with logs; track data lineage</w:t>
            </w:r>
          </w:p>
        </w:tc>
        <w:tc>
          <w:tcPr>
            <w:tcW w:w="1468" w:type="dxa"/>
          </w:tcPr>
          <w:p w14:paraId="23040F14" w14:textId="77777777" w:rsidR="00AE4D15" w:rsidRPr="001C467C" w:rsidRDefault="00AE4D15" w:rsidP="00F05A89">
            <w:pPr>
              <w:rPr>
                <w:rFonts w:ascii="Arial" w:hAnsi="Arial" w:cs="Arial"/>
              </w:rPr>
            </w:pPr>
            <w:r w:rsidRPr="001C467C">
              <w:rPr>
                <w:rFonts w:ascii="Arial" w:hAnsi="Arial" w:cs="Arial"/>
              </w:rPr>
              <w:lastRenderedPageBreak/>
              <w:t>Must Have</w:t>
            </w:r>
          </w:p>
        </w:tc>
      </w:tr>
      <w:tr w:rsidR="00AE4D15" w:rsidRPr="006D3001" w14:paraId="6750E736" w14:textId="77777777" w:rsidTr="00F05A89">
        <w:tc>
          <w:tcPr>
            <w:tcW w:w="959" w:type="dxa"/>
            <w:shd w:val="clear" w:color="auto" w:fill="D56C38"/>
          </w:tcPr>
          <w:p w14:paraId="75A23821" w14:textId="77777777" w:rsidR="00AE4D15" w:rsidRPr="003E3969" w:rsidRDefault="00AE4D15" w:rsidP="00F05A89">
            <w:pPr>
              <w:rPr>
                <w:rFonts w:ascii="Arial" w:hAnsi="Arial" w:cs="Arial"/>
                <w:b/>
                <w:bCs/>
                <w:color w:val="FFFFFF" w:themeColor="background1"/>
              </w:rPr>
            </w:pPr>
            <w:r w:rsidRPr="003E3969">
              <w:rPr>
                <w:rFonts w:ascii="Arial" w:hAnsi="Arial" w:cs="Arial"/>
                <w:b/>
                <w:bCs/>
                <w:color w:val="FFFFFF" w:themeColor="background1"/>
              </w:rPr>
              <w:t>FR-02</w:t>
            </w:r>
          </w:p>
        </w:tc>
        <w:tc>
          <w:tcPr>
            <w:tcW w:w="1417" w:type="dxa"/>
          </w:tcPr>
          <w:p w14:paraId="6B50350F" w14:textId="77777777" w:rsidR="00AE4D15" w:rsidRPr="001C467C" w:rsidRDefault="00AE4D15" w:rsidP="00F05A89">
            <w:pPr>
              <w:rPr>
                <w:rFonts w:ascii="Arial" w:hAnsi="Arial" w:cs="Arial"/>
              </w:rPr>
            </w:pPr>
            <w:r w:rsidRPr="001C467C">
              <w:rPr>
                <w:rFonts w:ascii="Arial" w:hAnsi="Arial" w:cs="Arial"/>
              </w:rPr>
              <w:t>Data Ingestion: CIPC NPC</w:t>
            </w:r>
          </w:p>
        </w:tc>
        <w:tc>
          <w:tcPr>
            <w:tcW w:w="4820" w:type="dxa"/>
          </w:tcPr>
          <w:p w14:paraId="7F107004" w14:textId="77777777" w:rsidR="00AE4D15" w:rsidRPr="001C467C" w:rsidRDefault="00AE4D15" w:rsidP="00F05A89">
            <w:pPr>
              <w:rPr>
                <w:rFonts w:ascii="Arial" w:hAnsi="Arial" w:cs="Arial"/>
              </w:rPr>
            </w:pPr>
            <w:r w:rsidRPr="001C467C">
              <w:rPr>
                <w:rFonts w:ascii="Arial" w:hAnsi="Arial" w:cs="Arial"/>
              </w:rPr>
              <w:t>Import CIPC CSOs data; handle schema mapping to unified model; implement deduplication logic</w:t>
            </w:r>
          </w:p>
        </w:tc>
        <w:tc>
          <w:tcPr>
            <w:tcW w:w="1468" w:type="dxa"/>
          </w:tcPr>
          <w:p w14:paraId="34A63520" w14:textId="77777777" w:rsidR="00AE4D15" w:rsidRPr="001C467C" w:rsidRDefault="00AE4D15" w:rsidP="00F05A89">
            <w:pPr>
              <w:rPr>
                <w:rFonts w:ascii="Arial" w:hAnsi="Arial" w:cs="Arial"/>
              </w:rPr>
            </w:pPr>
            <w:r w:rsidRPr="001C467C">
              <w:rPr>
                <w:rFonts w:ascii="Arial" w:hAnsi="Arial" w:cs="Arial"/>
              </w:rPr>
              <w:t>Must Have</w:t>
            </w:r>
          </w:p>
        </w:tc>
      </w:tr>
      <w:tr w:rsidR="00AE4D15" w:rsidRPr="006D3001" w14:paraId="1C61523D" w14:textId="77777777" w:rsidTr="00F05A89">
        <w:tc>
          <w:tcPr>
            <w:tcW w:w="959" w:type="dxa"/>
            <w:shd w:val="clear" w:color="auto" w:fill="D56C38"/>
          </w:tcPr>
          <w:p w14:paraId="25C2F39C" w14:textId="77777777" w:rsidR="00AE4D15" w:rsidRPr="003E3969" w:rsidRDefault="00AE4D15" w:rsidP="00F05A89">
            <w:pPr>
              <w:rPr>
                <w:rFonts w:ascii="Arial" w:hAnsi="Arial" w:cs="Arial"/>
                <w:b/>
                <w:bCs/>
                <w:color w:val="FFFFFF" w:themeColor="background1"/>
              </w:rPr>
            </w:pPr>
            <w:r w:rsidRPr="003E3969">
              <w:rPr>
                <w:rFonts w:ascii="Arial" w:hAnsi="Arial" w:cs="Arial"/>
                <w:b/>
                <w:bCs/>
                <w:color w:val="FFFFFF" w:themeColor="background1"/>
              </w:rPr>
              <w:t>FR-03</w:t>
            </w:r>
          </w:p>
        </w:tc>
        <w:tc>
          <w:tcPr>
            <w:tcW w:w="1417" w:type="dxa"/>
          </w:tcPr>
          <w:p w14:paraId="43087E37" w14:textId="77777777" w:rsidR="00AE4D15" w:rsidRPr="001C467C" w:rsidRDefault="00AE4D15" w:rsidP="00F05A89">
            <w:pPr>
              <w:rPr>
                <w:rFonts w:ascii="Arial" w:hAnsi="Arial" w:cs="Arial"/>
              </w:rPr>
            </w:pPr>
            <w:r w:rsidRPr="001C467C">
              <w:rPr>
                <w:rFonts w:ascii="Arial" w:hAnsi="Arial" w:cs="Arial"/>
              </w:rPr>
              <w:t>Data Ingestion: SARS NPO</w:t>
            </w:r>
          </w:p>
        </w:tc>
        <w:tc>
          <w:tcPr>
            <w:tcW w:w="4820" w:type="dxa"/>
          </w:tcPr>
          <w:p w14:paraId="37DED5F4" w14:textId="77777777" w:rsidR="00AE4D15" w:rsidRPr="001C467C" w:rsidRDefault="00AE4D15" w:rsidP="00F05A89">
            <w:pPr>
              <w:rPr>
                <w:rFonts w:ascii="Arial" w:hAnsi="Arial" w:cs="Arial"/>
              </w:rPr>
            </w:pPr>
            <w:r w:rsidRPr="001C467C">
              <w:rPr>
                <w:rFonts w:ascii="Arial" w:hAnsi="Arial" w:cs="Arial"/>
              </w:rPr>
              <w:t>Import SARS CSOs dataset as provided by Kagiso Trust; maintain data lineage; support defined update cadence</w:t>
            </w:r>
          </w:p>
        </w:tc>
        <w:tc>
          <w:tcPr>
            <w:tcW w:w="1468" w:type="dxa"/>
          </w:tcPr>
          <w:p w14:paraId="7AC2C089" w14:textId="77777777" w:rsidR="00AE4D15" w:rsidRPr="001C467C" w:rsidRDefault="00AE4D15" w:rsidP="00F05A89">
            <w:pPr>
              <w:rPr>
                <w:rFonts w:ascii="Arial" w:hAnsi="Arial" w:cs="Arial"/>
              </w:rPr>
            </w:pPr>
            <w:r w:rsidRPr="001C467C">
              <w:rPr>
                <w:rFonts w:ascii="Arial" w:hAnsi="Arial" w:cs="Arial"/>
              </w:rPr>
              <w:t>Must Have</w:t>
            </w:r>
          </w:p>
        </w:tc>
      </w:tr>
      <w:tr w:rsidR="00AE4D15" w:rsidRPr="006D3001" w14:paraId="773E40B4" w14:textId="77777777" w:rsidTr="00F05A89">
        <w:tc>
          <w:tcPr>
            <w:tcW w:w="959" w:type="dxa"/>
            <w:shd w:val="clear" w:color="auto" w:fill="D56C38"/>
          </w:tcPr>
          <w:p w14:paraId="5C9CBB69" w14:textId="77777777" w:rsidR="00AE4D15" w:rsidRPr="003E3969" w:rsidRDefault="00AE4D15" w:rsidP="00F05A89">
            <w:pPr>
              <w:rPr>
                <w:rFonts w:ascii="Arial" w:hAnsi="Arial" w:cs="Arial"/>
                <w:b/>
                <w:bCs/>
                <w:color w:val="FFFFFF" w:themeColor="background1"/>
              </w:rPr>
            </w:pPr>
            <w:r w:rsidRPr="003E3969">
              <w:rPr>
                <w:rFonts w:ascii="Arial" w:hAnsi="Arial" w:cs="Arial"/>
                <w:b/>
                <w:bCs/>
                <w:color w:val="FFFFFF" w:themeColor="background1"/>
              </w:rPr>
              <w:t>FR-04</w:t>
            </w:r>
          </w:p>
        </w:tc>
        <w:tc>
          <w:tcPr>
            <w:tcW w:w="1417" w:type="dxa"/>
          </w:tcPr>
          <w:p w14:paraId="03CE8F67" w14:textId="77777777" w:rsidR="00AE4D15" w:rsidRPr="006D3001" w:rsidRDefault="00AE4D15" w:rsidP="00F05A89">
            <w:pPr>
              <w:rPr>
                <w:rFonts w:ascii="Arial" w:hAnsi="Arial" w:cs="Arial"/>
              </w:rPr>
            </w:pPr>
            <w:r w:rsidRPr="006D3001">
              <w:rPr>
                <w:rFonts w:ascii="Arial" w:hAnsi="Arial" w:cs="Arial"/>
              </w:rPr>
              <w:t>Data Ingestion: Manual Upload</w:t>
            </w:r>
          </w:p>
        </w:tc>
        <w:tc>
          <w:tcPr>
            <w:tcW w:w="4820" w:type="dxa"/>
          </w:tcPr>
          <w:p w14:paraId="2660173F" w14:textId="77777777" w:rsidR="00AE4D15" w:rsidRPr="006D3001" w:rsidRDefault="00AE4D15" w:rsidP="00F05A89">
            <w:pPr>
              <w:rPr>
                <w:rFonts w:ascii="Arial" w:hAnsi="Arial" w:cs="Arial"/>
              </w:rPr>
            </w:pPr>
            <w:r w:rsidRPr="006D3001">
              <w:rPr>
                <w:rFonts w:ascii="Arial" w:hAnsi="Arial" w:cs="Arial"/>
              </w:rPr>
              <w:t>Support periodic, manual uploads by Kagiso staff within agreed monthly volume and time limits; validate data on ingest; reject invalid records with error messaging</w:t>
            </w:r>
          </w:p>
        </w:tc>
        <w:tc>
          <w:tcPr>
            <w:tcW w:w="1468" w:type="dxa"/>
          </w:tcPr>
          <w:p w14:paraId="4F688189" w14:textId="77777777" w:rsidR="00AE4D15" w:rsidRPr="006D3001" w:rsidRDefault="00AE4D15" w:rsidP="00F05A89">
            <w:pPr>
              <w:rPr>
                <w:rFonts w:ascii="Arial" w:hAnsi="Arial" w:cs="Arial"/>
              </w:rPr>
            </w:pPr>
            <w:r>
              <w:rPr>
                <w:rFonts w:ascii="Arial" w:hAnsi="Arial" w:cs="Arial"/>
              </w:rPr>
              <w:t>Must</w:t>
            </w:r>
            <w:r w:rsidRPr="006D3001">
              <w:rPr>
                <w:rFonts w:ascii="Arial" w:hAnsi="Arial" w:cs="Arial"/>
              </w:rPr>
              <w:t xml:space="preserve"> Have</w:t>
            </w:r>
          </w:p>
        </w:tc>
      </w:tr>
      <w:tr w:rsidR="00AE4D15" w:rsidRPr="006D3001" w14:paraId="13C66D37" w14:textId="77777777" w:rsidTr="00F05A89">
        <w:tc>
          <w:tcPr>
            <w:tcW w:w="959" w:type="dxa"/>
            <w:shd w:val="clear" w:color="auto" w:fill="D56C38"/>
          </w:tcPr>
          <w:p w14:paraId="2A4534B9" w14:textId="77777777" w:rsidR="00AE4D15" w:rsidRPr="003E3969" w:rsidRDefault="00AE4D15" w:rsidP="00F05A89">
            <w:pPr>
              <w:rPr>
                <w:rFonts w:ascii="Arial" w:hAnsi="Arial" w:cs="Arial"/>
                <w:b/>
                <w:bCs/>
                <w:color w:val="FFFFFF" w:themeColor="background1"/>
              </w:rPr>
            </w:pPr>
            <w:r>
              <w:rPr>
                <w:rFonts w:ascii="Arial" w:hAnsi="Arial" w:cs="Arial"/>
                <w:b/>
                <w:bCs/>
                <w:color w:val="FFFFFF" w:themeColor="background1"/>
              </w:rPr>
              <w:t>FR-05</w:t>
            </w:r>
          </w:p>
        </w:tc>
        <w:tc>
          <w:tcPr>
            <w:tcW w:w="1417" w:type="dxa"/>
          </w:tcPr>
          <w:p w14:paraId="3C047672" w14:textId="77777777" w:rsidR="00AE4D15" w:rsidRPr="006D3001" w:rsidRDefault="00AE4D15" w:rsidP="00F05A89">
            <w:pPr>
              <w:rPr>
                <w:rFonts w:ascii="Arial" w:hAnsi="Arial" w:cs="Arial"/>
              </w:rPr>
            </w:pPr>
            <w:r w:rsidRPr="00624F45">
              <w:rPr>
                <w:rFonts w:ascii="Arial" w:hAnsi="Arial" w:cs="Arial"/>
              </w:rPr>
              <w:t>CSO Self-Registration Portal</w:t>
            </w:r>
          </w:p>
        </w:tc>
        <w:tc>
          <w:tcPr>
            <w:tcW w:w="4820" w:type="dxa"/>
          </w:tcPr>
          <w:p w14:paraId="1240DA12" w14:textId="77777777" w:rsidR="00AE4D15" w:rsidRPr="006D3001" w:rsidRDefault="00AE4D15" w:rsidP="00F05A89">
            <w:pPr>
              <w:rPr>
                <w:rFonts w:ascii="Arial" w:hAnsi="Arial" w:cs="Arial"/>
              </w:rPr>
            </w:pPr>
            <w:r w:rsidRPr="00565953">
              <w:rPr>
                <w:rFonts w:ascii="Arial" w:hAnsi="Arial" w:cs="Arial"/>
              </w:rPr>
              <w:t>Provide a secure, web-based portal allowing CSOs to register their organization, create a profile, and upload mandatory compliance documentation (e.g., NPO/NPC certificates).</w:t>
            </w:r>
          </w:p>
        </w:tc>
        <w:tc>
          <w:tcPr>
            <w:tcW w:w="1468" w:type="dxa"/>
          </w:tcPr>
          <w:p w14:paraId="5CFA922B" w14:textId="77777777" w:rsidR="00AE4D15" w:rsidRDefault="00AE4D15" w:rsidP="00F05A89">
            <w:pPr>
              <w:rPr>
                <w:rFonts w:ascii="Arial" w:hAnsi="Arial" w:cs="Arial"/>
              </w:rPr>
            </w:pPr>
            <w:r>
              <w:rPr>
                <w:rFonts w:ascii="Arial" w:hAnsi="Arial" w:cs="Arial"/>
              </w:rPr>
              <w:t>Must Have</w:t>
            </w:r>
          </w:p>
        </w:tc>
      </w:tr>
    </w:tbl>
    <w:p w14:paraId="3E58988B" w14:textId="77777777" w:rsidR="00AE4D15" w:rsidRDefault="00AE4D15" w:rsidP="00AE4D15">
      <w:pPr>
        <w:pStyle w:val="ListParagraph"/>
        <w:ind w:left="993"/>
        <w:rPr>
          <w:rFonts w:ascii="Arial" w:hAnsi="Arial"/>
          <w:b/>
          <w:bCs/>
          <w:sz w:val="28"/>
          <w:szCs w:val="28"/>
        </w:rPr>
      </w:pPr>
    </w:p>
    <w:p w14:paraId="67E0E3DC" w14:textId="77777777" w:rsidR="00AE4D15" w:rsidRPr="00A32D10" w:rsidRDefault="00AE4D15" w:rsidP="00025B42">
      <w:pPr>
        <w:pStyle w:val="ListParagraph"/>
        <w:numPr>
          <w:ilvl w:val="1"/>
          <w:numId w:val="31"/>
        </w:numPr>
        <w:rPr>
          <w:rFonts w:ascii="Arial" w:hAnsi="Arial"/>
          <w:b/>
          <w:bCs/>
          <w:sz w:val="28"/>
          <w:szCs w:val="28"/>
        </w:rPr>
      </w:pPr>
      <w:r w:rsidRPr="00A32D10">
        <w:rPr>
          <w:rFonts w:ascii="Arial" w:hAnsi="Arial"/>
          <w:b/>
          <w:bCs/>
          <w:sz w:val="28"/>
          <w:szCs w:val="28"/>
        </w:rPr>
        <w:t>Data Management Requirements</w:t>
      </w:r>
    </w:p>
    <w:tbl>
      <w:tblPr>
        <w:tblStyle w:val="TableGrid"/>
        <w:tblW w:w="8897" w:type="dxa"/>
        <w:tblLook w:val="04A0" w:firstRow="1" w:lastRow="0" w:firstColumn="1" w:lastColumn="0" w:noHBand="0" w:noVBand="1"/>
      </w:tblPr>
      <w:tblGrid>
        <w:gridCol w:w="959"/>
        <w:gridCol w:w="1561"/>
        <w:gridCol w:w="4678"/>
        <w:gridCol w:w="1699"/>
      </w:tblGrid>
      <w:tr w:rsidR="00AE4D15" w:rsidRPr="006D3001" w14:paraId="40FDBAB6" w14:textId="77777777" w:rsidTr="00F05A89">
        <w:tc>
          <w:tcPr>
            <w:tcW w:w="959" w:type="dxa"/>
            <w:shd w:val="clear" w:color="auto" w:fill="65735C"/>
          </w:tcPr>
          <w:p w14:paraId="3992672F"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 ID</w:t>
            </w:r>
          </w:p>
        </w:tc>
        <w:tc>
          <w:tcPr>
            <w:tcW w:w="1561" w:type="dxa"/>
            <w:shd w:val="clear" w:color="auto" w:fill="65735C"/>
          </w:tcPr>
          <w:p w14:paraId="408D3E01"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Requirement</w:t>
            </w:r>
          </w:p>
        </w:tc>
        <w:tc>
          <w:tcPr>
            <w:tcW w:w="4678" w:type="dxa"/>
            <w:shd w:val="clear" w:color="auto" w:fill="65735C"/>
          </w:tcPr>
          <w:p w14:paraId="05909498"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Details/Acceptance Criteria</w:t>
            </w:r>
          </w:p>
        </w:tc>
        <w:tc>
          <w:tcPr>
            <w:tcW w:w="1699" w:type="dxa"/>
            <w:shd w:val="clear" w:color="auto" w:fill="65735C"/>
          </w:tcPr>
          <w:p w14:paraId="16A131BC"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Priority</w:t>
            </w:r>
          </w:p>
        </w:tc>
      </w:tr>
      <w:tr w:rsidR="00AE4D15" w:rsidRPr="006D3001" w14:paraId="21F6ECE9" w14:textId="77777777" w:rsidTr="00F05A89">
        <w:tc>
          <w:tcPr>
            <w:tcW w:w="959" w:type="dxa"/>
            <w:shd w:val="clear" w:color="auto" w:fill="D56C38"/>
          </w:tcPr>
          <w:p w14:paraId="60F0A18C" w14:textId="77777777" w:rsidR="00AE4D15" w:rsidRPr="00565953" w:rsidRDefault="00AE4D15" w:rsidP="00F05A89">
            <w:pPr>
              <w:rPr>
                <w:rFonts w:ascii="Arial" w:hAnsi="Arial" w:cs="Arial"/>
                <w:b/>
                <w:bCs/>
                <w:color w:val="FFFFFF" w:themeColor="background1"/>
              </w:rPr>
            </w:pPr>
            <w:r w:rsidRPr="00565953">
              <w:rPr>
                <w:rFonts w:ascii="Arial" w:hAnsi="Arial" w:cs="Arial"/>
                <w:b/>
                <w:bCs/>
                <w:color w:val="FFFFFF" w:themeColor="background1"/>
              </w:rPr>
              <w:t>FR-0</w:t>
            </w:r>
            <w:r>
              <w:rPr>
                <w:rFonts w:ascii="Arial" w:hAnsi="Arial" w:cs="Arial"/>
                <w:b/>
                <w:bCs/>
                <w:color w:val="FFFFFF" w:themeColor="background1"/>
              </w:rPr>
              <w:t>6</w:t>
            </w:r>
          </w:p>
        </w:tc>
        <w:tc>
          <w:tcPr>
            <w:tcW w:w="1561" w:type="dxa"/>
          </w:tcPr>
          <w:p w14:paraId="0A725200" w14:textId="77777777" w:rsidR="00AE4D15" w:rsidRPr="006D3001" w:rsidRDefault="00AE4D15" w:rsidP="00F05A89">
            <w:pPr>
              <w:rPr>
                <w:rFonts w:ascii="Arial" w:hAnsi="Arial" w:cs="Arial"/>
              </w:rPr>
            </w:pPr>
            <w:r w:rsidRPr="006D3001">
              <w:rPr>
                <w:rFonts w:ascii="Arial" w:hAnsi="Arial" w:cs="Arial"/>
              </w:rPr>
              <w:t>Data Merger</w:t>
            </w:r>
          </w:p>
        </w:tc>
        <w:tc>
          <w:tcPr>
            <w:tcW w:w="4678" w:type="dxa"/>
          </w:tcPr>
          <w:p w14:paraId="5EC0912E" w14:textId="77777777" w:rsidR="00AE4D15" w:rsidRPr="006D3001" w:rsidRDefault="00AE4D15" w:rsidP="00F05A89">
            <w:pPr>
              <w:rPr>
                <w:rFonts w:ascii="Arial" w:hAnsi="Arial" w:cs="Arial"/>
              </w:rPr>
            </w:pPr>
            <w:r w:rsidRPr="006D3001">
              <w:rPr>
                <w:rFonts w:ascii="Arial" w:hAnsi="Arial" w:cs="Arial"/>
              </w:rPr>
              <w:t>Create unified Kagiso CSO Database by merging DSD NPO, CIPC NPC, and SARS datasets; implement matching and deduplication algorithms; maintain source attribution</w:t>
            </w:r>
          </w:p>
        </w:tc>
        <w:tc>
          <w:tcPr>
            <w:tcW w:w="1699" w:type="dxa"/>
          </w:tcPr>
          <w:p w14:paraId="1C8E80FB"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6A8DC530" w14:textId="77777777" w:rsidTr="00F05A89">
        <w:tc>
          <w:tcPr>
            <w:tcW w:w="959" w:type="dxa"/>
            <w:shd w:val="clear" w:color="auto" w:fill="D56C38"/>
          </w:tcPr>
          <w:p w14:paraId="18EB6450" w14:textId="77777777" w:rsidR="00AE4D15" w:rsidRPr="00565953" w:rsidRDefault="00AE4D15" w:rsidP="00F05A89">
            <w:pPr>
              <w:rPr>
                <w:rFonts w:ascii="Arial" w:hAnsi="Arial" w:cs="Arial"/>
                <w:b/>
                <w:bCs/>
                <w:color w:val="FFFFFF" w:themeColor="background1"/>
              </w:rPr>
            </w:pPr>
            <w:r w:rsidRPr="00565953">
              <w:rPr>
                <w:rFonts w:ascii="Arial" w:hAnsi="Arial" w:cs="Arial"/>
                <w:b/>
                <w:bCs/>
                <w:color w:val="FFFFFF" w:themeColor="background1"/>
              </w:rPr>
              <w:t>FR-0</w:t>
            </w:r>
            <w:r>
              <w:rPr>
                <w:rFonts w:ascii="Arial" w:hAnsi="Arial" w:cs="Arial"/>
                <w:b/>
                <w:bCs/>
                <w:color w:val="FFFFFF" w:themeColor="background1"/>
              </w:rPr>
              <w:t>7</w:t>
            </w:r>
          </w:p>
        </w:tc>
        <w:tc>
          <w:tcPr>
            <w:tcW w:w="1561" w:type="dxa"/>
          </w:tcPr>
          <w:p w14:paraId="19741759" w14:textId="77777777" w:rsidR="00AE4D15" w:rsidRPr="006D3001" w:rsidRDefault="00AE4D15" w:rsidP="00F05A89">
            <w:pPr>
              <w:rPr>
                <w:rFonts w:ascii="Arial" w:hAnsi="Arial" w:cs="Arial"/>
              </w:rPr>
            </w:pPr>
            <w:r w:rsidRPr="006D3001">
              <w:rPr>
                <w:rFonts w:ascii="Arial" w:hAnsi="Arial" w:cs="Arial"/>
              </w:rPr>
              <w:t>Unique Identifier</w:t>
            </w:r>
          </w:p>
        </w:tc>
        <w:tc>
          <w:tcPr>
            <w:tcW w:w="4678" w:type="dxa"/>
          </w:tcPr>
          <w:p w14:paraId="15B07359" w14:textId="77777777" w:rsidR="00AE4D15" w:rsidRPr="006D3001" w:rsidRDefault="00AE4D15" w:rsidP="00F05A89">
            <w:pPr>
              <w:rPr>
                <w:rFonts w:ascii="Arial" w:hAnsi="Arial" w:cs="Arial"/>
              </w:rPr>
            </w:pPr>
            <w:r w:rsidRPr="006D3001">
              <w:rPr>
                <w:rFonts w:ascii="Arial" w:hAnsi="Arial" w:cs="Arial"/>
              </w:rPr>
              <w:t>Use</w:t>
            </w:r>
            <w:r>
              <w:rPr>
                <w:rFonts w:ascii="Arial" w:hAnsi="Arial" w:cs="Arial"/>
              </w:rPr>
              <w:t xml:space="preserve"> unique number</w:t>
            </w:r>
            <w:r w:rsidRPr="006D3001">
              <w:rPr>
                <w:rFonts w:ascii="Arial" w:hAnsi="Arial" w:cs="Arial"/>
              </w:rPr>
              <w:t xml:space="preserve"> as primary lookup key; enforce uniqueness across database; maintain referential integrity</w:t>
            </w:r>
            <w:r>
              <w:rPr>
                <w:rFonts w:ascii="Arial" w:hAnsi="Arial" w:cs="Arial"/>
              </w:rPr>
              <w:t>.</w:t>
            </w:r>
          </w:p>
        </w:tc>
        <w:tc>
          <w:tcPr>
            <w:tcW w:w="1699" w:type="dxa"/>
          </w:tcPr>
          <w:p w14:paraId="2D45D1C9"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00E55E8C" w14:textId="77777777" w:rsidTr="00F05A89">
        <w:tc>
          <w:tcPr>
            <w:tcW w:w="959" w:type="dxa"/>
            <w:shd w:val="clear" w:color="auto" w:fill="D56C38"/>
          </w:tcPr>
          <w:p w14:paraId="5BD2B2FA" w14:textId="77777777" w:rsidR="00AE4D15" w:rsidRPr="00565953" w:rsidRDefault="00AE4D15" w:rsidP="00F05A89">
            <w:pPr>
              <w:rPr>
                <w:rFonts w:ascii="Arial" w:hAnsi="Arial" w:cs="Arial"/>
                <w:b/>
                <w:bCs/>
                <w:color w:val="FFFFFF" w:themeColor="background1"/>
              </w:rPr>
            </w:pPr>
            <w:r w:rsidRPr="00565953">
              <w:rPr>
                <w:rFonts w:ascii="Arial" w:hAnsi="Arial" w:cs="Arial"/>
                <w:b/>
                <w:bCs/>
                <w:color w:val="FFFFFF" w:themeColor="background1"/>
              </w:rPr>
              <w:t>FR-0</w:t>
            </w:r>
            <w:r>
              <w:rPr>
                <w:rFonts w:ascii="Arial" w:hAnsi="Arial" w:cs="Arial"/>
                <w:b/>
                <w:bCs/>
                <w:color w:val="FFFFFF" w:themeColor="background1"/>
              </w:rPr>
              <w:t>8</w:t>
            </w:r>
          </w:p>
        </w:tc>
        <w:tc>
          <w:tcPr>
            <w:tcW w:w="1561" w:type="dxa"/>
          </w:tcPr>
          <w:p w14:paraId="3D291A48" w14:textId="77777777" w:rsidR="00AE4D15" w:rsidRPr="006D3001" w:rsidRDefault="00AE4D15" w:rsidP="00F05A89">
            <w:pPr>
              <w:rPr>
                <w:rFonts w:ascii="Arial" w:hAnsi="Arial" w:cs="Arial"/>
              </w:rPr>
            </w:pPr>
            <w:r w:rsidRPr="006D3001">
              <w:rPr>
                <w:rFonts w:ascii="Arial" w:hAnsi="Arial" w:cs="Arial"/>
              </w:rPr>
              <w:t>Data Quality Management</w:t>
            </w:r>
          </w:p>
        </w:tc>
        <w:tc>
          <w:tcPr>
            <w:tcW w:w="4678" w:type="dxa"/>
          </w:tcPr>
          <w:p w14:paraId="6CE2007D" w14:textId="77777777" w:rsidR="00AE4D15" w:rsidRPr="006D3001" w:rsidRDefault="00AE4D15" w:rsidP="00F05A89">
            <w:pPr>
              <w:rPr>
                <w:rFonts w:ascii="Arial" w:hAnsi="Arial" w:cs="Arial"/>
              </w:rPr>
            </w:pPr>
            <w:r w:rsidRPr="006D3001">
              <w:rPr>
                <w:rFonts w:ascii="Arial" w:hAnsi="Arial" w:cs="Arial"/>
              </w:rPr>
              <w:t>Implement data validation rules; flag incomplete or inconsistent records; generate data quality reports; support data cleansing workflows</w:t>
            </w:r>
          </w:p>
        </w:tc>
        <w:tc>
          <w:tcPr>
            <w:tcW w:w="1699" w:type="dxa"/>
          </w:tcPr>
          <w:p w14:paraId="3539AE6D" w14:textId="77777777" w:rsidR="00AE4D15" w:rsidRPr="006D3001" w:rsidRDefault="00AE4D15" w:rsidP="00F05A89">
            <w:pPr>
              <w:rPr>
                <w:rFonts w:ascii="Arial" w:hAnsi="Arial" w:cs="Arial"/>
              </w:rPr>
            </w:pPr>
            <w:r w:rsidRPr="006D3001">
              <w:rPr>
                <w:rFonts w:ascii="Arial" w:hAnsi="Arial" w:cs="Arial"/>
              </w:rPr>
              <w:t>Must Have</w:t>
            </w:r>
          </w:p>
        </w:tc>
      </w:tr>
    </w:tbl>
    <w:p w14:paraId="7A68D741" w14:textId="77777777" w:rsidR="00AE4D15" w:rsidRDefault="00AE4D15" w:rsidP="00AE4D15">
      <w:pPr>
        <w:pStyle w:val="ListParagraph"/>
        <w:ind w:left="993"/>
        <w:rPr>
          <w:rFonts w:ascii="Arial" w:hAnsi="Arial"/>
          <w:b/>
          <w:bCs/>
          <w:sz w:val="28"/>
          <w:szCs w:val="28"/>
        </w:rPr>
      </w:pPr>
    </w:p>
    <w:p w14:paraId="2316D3E0" w14:textId="77777777" w:rsidR="00AE4D15" w:rsidRPr="00A32D10" w:rsidRDefault="00AE4D15" w:rsidP="00025B42">
      <w:pPr>
        <w:pStyle w:val="ListParagraph"/>
        <w:numPr>
          <w:ilvl w:val="1"/>
          <w:numId w:val="31"/>
        </w:numPr>
        <w:rPr>
          <w:rFonts w:ascii="Arial" w:hAnsi="Arial"/>
          <w:b/>
          <w:bCs/>
          <w:sz w:val="28"/>
          <w:szCs w:val="28"/>
        </w:rPr>
      </w:pPr>
      <w:r w:rsidRPr="00A32D10">
        <w:rPr>
          <w:rFonts w:ascii="Arial" w:hAnsi="Arial"/>
          <w:b/>
          <w:bCs/>
          <w:sz w:val="28"/>
          <w:szCs w:val="28"/>
        </w:rPr>
        <w:t>Core Data Model Fields</w:t>
      </w:r>
    </w:p>
    <w:p w14:paraId="3DCAEFBF" w14:textId="77777777" w:rsidR="00AE4D15" w:rsidRPr="006D3001" w:rsidRDefault="00AE4D15" w:rsidP="00AE4D15">
      <w:pPr>
        <w:rPr>
          <w:rFonts w:ascii="Arial" w:hAnsi="Arial" w:cs="Arial"/>
        </w:rPr>
      </w:pPr>
      <w:r w:rsidRPr="006D3001">
        <w:rPr>
          <w:rFonts w:ascii="Arial" w:hAnsi="Arial" w:cs="Arial"/>
        </w:rPr>
        <w:t>The database must store the following core fields for each CSO record:</w:t>
      </w:r>
    </w:p>
    <w:tbl>
      <w:tblPr>
        <w:tblStyle w:val="TableGrid"/>
        <w:tblW w:w="0" w:type="auto"/>
        <w:tblLook w:val="04A0" w:firstRow="1" w:lastRow="0" w:firstColumn="1" w:lastColumn="0" w:noHBand="0" w:noVBand="1"/>
      </w:tblPr>
      <w:tblGrid>
        <w:gridCol w:w="2160"/>
        <w:gridCol w:w="1350"/>
        <w:gridCol w:w="1701"/>
        <w:gridCol w:w="3429"/>
      </w:tblGrid>
      <w:tr w:rsidR="00AE4D15" w:rsidRPr="006D3001" w14:paraId="745DFCF5" w14:textId="77777777" w:rsidTr="00F05A89">
        <w:tc>
          <w:tcPr>
            <w:tcW w:w="2160" w:type="dxa"/>
            <w:shd w:val="clear" w:color="auto" w:fill="65735C"/>
          </w:tcPr>
          <w:p w14:paraId="2D5C5525"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Field Name</w:t>
            </w:r>
          </w:p>
        </w:tc>
        <w:tc>
          <w:tcPr>
            <w:tcW w:w="1350" w:type="dxa"/>
            <w:shd w:val="clear" w:color="auto" w:fill="65735C"/>
          </w:tcPr>
          <w:p w14:paraId="4A3B2F5A"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Data Type</w:t>
            </w:r>
          </w:p>
        </w:tc>
        <w:tc>
          <w:tcPr>
            <w:tcW w:w="1701" w:type="dxa"/>
            <w:shd w:val="clear" w:color="auto" w:fill="65735C"/>
          </w:tcPr>
          <w:p w14:paraId="5B947167"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Required</w:t>
            </w:r>
          </w:p>
        </w:tc>
        <w:tc>
          <w:tcPr>
            <w:tcW w:w="3429" w:type="dxa"/>
            <w:shd w:val="clear" w:color="auto" w:fill="65735C"/>
          </w:tcPr>
          <w:p w14:paraId="68CF50DC"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Description</w:t>
            </w:r>
          </w:p>
        </w:tc>
      </w:tr>
      <w:tr w:rsidR="00AE4D15" w:rsidRPr="006D3001" w14:paraId="2BE859C6" w14:textId="77777777" w:rsidTr="00F05A89">
        <w:tc>
          <w:tcPr>
            <w:tcW w:w="2160" w:type="dxa"/>
          </w:tcPr>
          <w:p w14:paraId="54BE3891" w14:textId="77777777" w:rsidR="00AE4D15" w:rsidRPr="006D3001" w:rsidRDefault="00AE4D15" w:rsidP="00F05A89">
            <w:pPr>
              <w:rPr>
                <w:rFonts w:ascii="Arial" w:hAnsi="Arial" w:cs="Arial"/>
              </w:rPr>
            </w:pPr>
            <w:r w:rsidRPr="006D3001">
              <w:rPr>
                <w:rFonts w:ascii="Arial" w:hAnsi="Arial" w:cs="Arial"/>
              </w:rPr>
              <w:t>Record Number</w:t>
            </w:r>
          </w:p>
        </w:tc>
        <w:tc>
          <w:tcPr>
            <w:tcW w:w="1350" w:type="dxa"/>
          </w:tcPr>
          <w:p w14:paraId="208CEC5E" w14:textId="77777777" w:rsidR="00AE4D15" w:rsidRPr="006D3001" w:rsidRDefault="00AE4D15" w:rsidP="00F05A89">
            <w:pPr>
              <w:rPr>
                <w:rFonts w:ascii="Arial" w:hAnsi="Arial" w:cs="Arial"/>
              </w:rPr>
            </w:pPr>
            <w:r w:rsidRPr="006D3001">
              <w:rPr>
                <w:rFonts w:ascii="Arial" w:hAnsi="Arial" w:cs="Arial"/>
              </w:rPr>
              <w:t>Integer</w:t>
            </w:r>
          </w:p>
        </w:tc>
        <w:tc>
          <w:tcPr>
            <w:tcW w:w="1701" w:type="dxa"/>
          </w:tcPr>
          <w:p w14:paraId="595495E2"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1D06E0BC" w14:textId="77777777" w:rsidR="00AE4D15" w:rsidRPr="006D3001" w:rsidRDefault="00AE4D15" w:rsidP="00F05A89">
            <w:pPr>
              <w:rPr>
                <w:rFonts w:ascii="Arial" w:hAnsi="Arial" w:cs="Arial"/>
              </w:rPr>
            </w:pPr>
            <w:r w:rsidRPr="006D3001">
              <w:rPr>
                <w:rFonts w:ascii="Arial" w:hAnsi="Arial" w:cs="Arial"/>
              </w:rPr>
              <w:t>System-generated unique identifier</w:t>
            </w:r>
          </w:p>
        </w:tc>
      </w:tr>
      <w:tr w:rsidR="00AE4D15" w:rsidRPr="006D3001" w14:paraId="536517FE" w14:textId="77777777" w:rsidTr="00F05A89">
        <w:tc>
          <w:tcPr>
            <w:tcW w:w="2160" w:type="dxa"/>
          </w:tcPr>
          <w:p w14:paraId="0BC8D3BB" w14:textId="77777777" w:rsidR="00AE4D15" w:rsidRPr="006D3001" w:rsidRDefault="00AE4D15" w:rsidP="00F05A89">
            <w:pPr>
              <w:rPr>
                <w:rFonts w:ascii="Arial" w:hAnsi="Arial" w:cs="Arial"/>
              </w:rPr>
            </w:pPr>
            <w:r>
              <w:rPr>
                <w:rFonts w:ascii="Arial" w:hAnsi="Arial" w:cs="Arial"/>
              </w:rPr>
              <w:t>Type</w:t>
            </w:r>
          </w:p>
        </w:tc>
        <w:tc>
          <w:tcPr>
            <w:tcW w:w="1350" w:type="dxa"/>
          </w:tcPr>
          <w:p w14:paraId="326F5565"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20)</w:t>
            </w:r>
          </w:p>
        </w:tc>
        <w:tc>
          <w:tcPr>
            <w:tcW w:w="1701" w:type="dxa"/>
          </w:tcPr>
          <w:p w14:paraId="742BE0D3" w14:textId="77777777" w:rsidR="00AE4D15" w:rsidRPr="006D3001" w:rsidRDefault="00AE4D15" w:rsidP="00F05A89">
            <w:pPr>
              <w:rPr>
                <w:rFonts w:ascii="Arial" w:hAnsi="Arial" w:cs="Arial"/>
              </w:rPr>
            </w:pPr>
            <w:r w:rsidRPr="006D3001">
              <w:rPr>
                <w:rFonts w:ascii="Arial" w:hAnsi="Arial" w:cs="Arial"/>
              </w:rPr>
              <w:t>Conditional</w:t>
            </w:r>
          </w:p>
        </w:tc>
        <w:tc>
          <w:tcPr>
            <w:tcW w:w="3429" w:type="dxa"/>
          </w:tcPr>
          <w:p w14:paraId="525CF663" w14:textId="77777777" w:rsidR="00AE4D15" w:rsidRPr="006D3001" w:rsidRDefault="00AE4D15" w:rsidP="00F05A89">
            <w:pPr>
              <w:rPr>
                <w:rFonts w:ascii="Arial" w:hAnsi="Arial" w:cs="Arial"/>
              </w:rPr>
            </w:pPr>
            <w:r>
              <w:rPr>
                <w:rFonts w:ascii="Arial" w:hAnsi="Arial" w:cs="Arial"/>
              </w:rPr>
              <w:t>Type of organization</w:t>
            </w:r>
          </w:p>
        </w:tc>
      </w:tr>
      <w:tr w:rsidR="00AE4D15" w:rsidRPr="006D3001" w14:paraId="6E648FFD" w14:textId="77777777" w:rsidTr="00F05A89">
        <w:tc>
          <w:tcPr>
            <w:tcW w:w="2160" w:type="dxa"/>
          </w:tcPr>
          <w:p w14:paraId="685657EB" w14:textId="77777777" w:rsidR="00AE4D15" w:rsidRPr="006D3001" w:rsidRDefault="00AE4D15" w:rsidP="00F05A89">
            <w:pPr>
              <w:rPr>
                <w:rFonts w:ascii="Arial" w:hAnsi="Arial" w:cs="Arial"/>
              </w:rPr>
            </w:pPr>
            <w:proofErr w:type="spellStart"/>
            <w:r w:rsidRPr="006D3001">
              <w:rPr>
                <w:rFonts w:ascii="Arial" w:hAnsi="Arial" w:cs="Arial"/>
              </w:rPr>
              <w:t>Organisation</w:t>
            </w:r>
            <w:proofErr w:type="spellEnd"/>
            <w:r w:rsidRPr="006D3001">
              <w:rPr>
                <w:rFonts w:ascii="Arial" w:hAnsi="Arial" w:cs="Arial"/>
              </w:rPr>
              <w:t xml:space="preserve"> Name</w:t>
            </w:r>
          </w:p>
        </w:tc>
        <w:tc>
          <w:tcPr>
            <w:tcW w:w="1350" w:type="dxa"/>
          </w:tcPr>
          <w:p w14:paraId="5377BABF"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255)</w:t>
            </w:r>
          </w:p>
        </w:tc>
        <w:tc>
          <w:tcPr>
            <w:tcW w:w="1701" w:type="dxa"/>
          </w:tcPr>
          <w:p w14:paraId="33440C33"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5494E00F" w14:textId="77777777" w:rsidR="00AE4D15" w:rsidRPr="006D3001" w:rsidRDefault="00AE4D15" w:rsidP="00F05A89">
            <w:pPr>
              <w:rPr>
                <w:rFonts w:ascii="Arial" w:hAnsi="Arial" w:cs="Arial"/>
              </w:rPr>
            </w:pPr>
            <w:r w:rsidRPr="006D3001">
              <w:rPr>
                <w:rFonts w:ascii="Arial" w:hAnsi="Arial" w:cs="Arial"/>
              </w:rPr>
              <w:t>Legal name of organization</w:t>
            </w:r>
          </w:p>
        </w:tc>
      </w:tr>
      <w:tr w:rsidR="00AE4D15" w:rsidRPr="006D3001" w14:paraId="4814175E" w14:textId="77777777" w:rsidTr="00F05A89">
        <w:tc>
          <w:tcPr>
            <w:tcW w:w="2160" w:type="dxa"/>
          </w:tcPr>
          <w:p w14:paraId="22F4D65F" w14:textId="77777777" w:rsidR="00AE4D15" w:rsidRPr="006D3001" w:rsidRDefault="00AE4D15" w:rsidP="00F05A89">
            <w:pPr>
              <w:rPr>
                <w:rFonts w:ascii="Arial" w:hAnsi="Arial" w:cs="Arial"/>
              </w:rPr>
            </w:pPr>
            <w:r w:rsidRPr="006D3001">
              <w:rPr>
                <w:rFonts w:ascii="Arial" w:hAnsi="Arial" w:cs="Arial"/>
              </w:rPr>
              <w:t>Physical Address</w:t>
            </w:r>
          </w:p>
        </w:tc>
        <w:tc>
          <w:tcPr>
            <w:tcW w:w="1350" w:type="dxa"/>
          </w:tcPr>
          <w:p w14:paraId="25D0BEEC" w14:textId="77777777" w:rsidR="00AE4D15" w:rsidRPr="006D3001" w:rsidRDefault="00AE4D15" w:rsidP="00F05A89">
            <w:pPr>
              <w:rPr>
                <w:rFonts w:ascii="Arial" w:hAnsi="Arial" w:cs="Arial"/>
              </w:rPr>
            </w:pPr>
            <w:r w:rsidRPr="006D3001">
              <w:rPr>
                <w:rFonts w:ascii="Arial" w:hAnsi="Arial" w:cs="Arial"/>
              </w:rPr>
              <w:t>Text</w:t>
            </w:r>
          </w:p>
        </w:tc>
        <w:tc>
          <w:tcPr>
            <w:tcW w:w="1701" w:type="dxa"/>
          </w:tcPr>
          <w:p w14:paraId="5439375A"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320D6CCF" w14:textId="77777777" w:rsidR="00AE4D15" w:rsidRPr="006D3001" w:rsidRDefault="00AE4D15" w:rsidP="00F05A89">
            <w:pPr>
              <w:rPr>
                <w:rFonts w:ascii="Arial" w:hAnsi="Arial" w:cs="Arial"/>
              </w:rPr>
            </w:pPr>
            <w:r w:rsidRPr="006D3001">
              <w:rPr>
                <w:rFonts w:ascii="Arial" w:hAnsi="Arial" w:cs="Arial"/>
              </w:rPr>
              <w:t>Street address</w:t>
            </w:r>
          </w:p>
        </w:tc>
      </w:tr>
      <w:tr w:rsidR="00AE4D15" w:rsidRPr="006D3001" w14:paraId="6B0D86D8" w14:textId="77777777" w:rsidTr="00F05A89">
        <w:tc>
          <w:tcPr>
            <w:tcW w:w="2160" w:type="dxa"/>
          </w:tcPr>
          <w:p w14:paraId="45D146A4" w14:textId="77777777" w:rsidR="00AE4D15" w:rsidRPr="006D3001" w:rsidRDefault="00AE4D15" w:rsidP="00F05A89">
            <w:pPr>
              <w:rPr>
                <w:rFonts w:ascii="Arial" w:hAnsi="Arial" w:cs="Arial"/>
              </w:rPr>
            </w:pPr>
            <w:r w:rsidRPr="006D3001">
              <w:rPr>
                <w:rFonts w:ascii="Arial" w:hAnsi="Arial" w:cs="Arial"/>
              </w:rPr>
              <w:t>City/Town</w:t>
            </w:r>
          </w:p>
        </w:tc>
        <w:tc>
          <w:tcPr>
            <w:tcW w:w="1350" w:type="dxa"/>
          </w:tcPr>
          <w:p w14:paraId="088FE516"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100)</w:t>
            </w:r>
          </w:p>
        </w:tc>
        <w:tc>
          <w:tcPr>
            <w:tcW w:w="1701" w:type="dxa"/>
          </w:tcPr>
          <w:p w14:paraId="135438DD"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21162EC9" w14:textId="77777777" w:rsidR="00AE4D15" w:rsidRPr="006D3001" w:rsidRDefault="00AE4D15" w:rsidP="00F05A89">
            <w:pPr>
              <w:rPr>
                <w:rFonts w:ascii="Arial" w:hAnsi="Arial" w:cs="Arial"/>
              </w:rPr>
            </w:pPr>
            <w:r w:rsidRPr="006D3001">
              <w:rPr>
                <w:rFonts w:ascii="Arial" w:hAnsi="Arial" w:cs="Arial"/>
              </w:rPr>
              <w:t>City or town</w:t>
            </w:r>
          </w:p>
        </w:tc>
      </w:tr>
      <w:tr w:rsidR="00AE4D15" w:rsidRPr="006D3001" w14:paraId="3760A2DA" w14:textId="77777777" w:rsidTr="00F05A89">
        <w:tc>
          <w:tcPr>
            <w:tcW w:w="2160" w:type="dxa"/>
          </w:tcPr>
          <w:p w14:paraId="00FB04A8" w14:textId="77777777" w:rsidR="00AE4D15" w:rsidRPr="006D3001" w:rsidRDefault="00AE4D15" w:rsidP="00F05A89">
            <w:pPr>
              <w:rPr>
                <w:rFonts w:ascii="Arial" w:hAnsi="Arial" w:cs="Arial"/>
              </w:rPr>
            </w:pPr>
            <w:r w:rsidRPr="006D3001">
              <w:rPr>
                <w:rFonts w:ascii="Arial" w:hAnsi="Arial" w:cs="Arial"/>
              </w:rPr>
              <w:t>District</w:t>
            </w:r>
          </w:p>
        </w:tc>
        <w:tc>
          <w:tcPr>
            <w:tcW w:w="1350" w:type="dxa"/>
          </w:tcPr>
          <w:p w14:paraId="38EE61FF"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100)</w:t>
            </w:r>
          </w:p>
        </w:tc>
        <w:tc>
          <w:tcPr>
            <w:tcW w:w="1701" w:type="dxa"/>
          </w:tcPr>
          <w:p w14:paraId="2C32399F" w14:textId="77777777" w:rsidR="00AE4D15" w:rsidRPr="006D3001" w:rsidRDefault="00AE4D15" w:rsidP="00F05A89">
            <w:pPr>
              <w:rPr>
                <w:rFonts w:ascii="Arial" w:hAnsi="Arial" w:cs="Arial"/>
              </w:rPr>
            </w:pPr>
            <w:r>
              <w:rPr>
                <w:rFonts w:ascii="Arial" w:hAnsi="Arial" w:cs="Arial"/>
              </w:rPr>
              <w:t>Yes</w:t>
            </w:r>
          </w:p>
        </w:tc>
        <w:tc>
          <w:tcPr>
            <w:tcW w:w="3429" w:type="dxa"/>
          </w:tcPr>
          <w:p w14:paraId="1DD960BB" w14:textId="77777777" w:rsidR="00AE4D15" w:rsidRPr="006D3001" w:rsidRDefault="00AE4D15" w:rsidP="00F05A89">
            <w:pPr>
              <w:rPr>
                <w:rFonts w:ascii="Arial" w:hAnsi="Arial" w:cs="Arial"/>
              </w:rPr>
            </w:pPr>
            <w:r w:rsidRPr="006D3001">
              <w:rPr>
                <w:rFonts w:ascii="Arial" w:hAnsi="Arial" w:cs="Arial"/>
              </w:rPr>
              <w:t>District municipality</w:t>
            </w:r>
          </w:p>
        </w:tc>
      </w:tr>
      <w:tr w:rsidR="00AE4D15" w:rsidRPr="006D3001" w14:paraId="232BC52B" w14:textId="77777777" w:rsidTr="00F05A89">
        <w:tc>
          <w:tcPr>
            <w:tcW w:w="2160" w:type="dxa"/>
          </w:tcPr>
          <w:p w14:paraId="11545286" w14:textId="77777777" w:rsidR="00AE4D15" w:rsidRPr="006D3001" w:rsidRDefault="00AE4D15" w:rsidP="00F05A89">
            <w:pPr>
              <w:rPr>
                <w:rFonts w:ascii="Arial" w:hAnsi="Arial" w:cs="Arial"/>
              </w:rPr>
            </w:pPr>
            <w:r w:rsidRPr="006D3001">
              <w:rPr>
                <w:rFonts w:ascii="Arial" w:hAnsi="Arial" w:cs="Arial"/>
              </w:rPr>
              <w:t>Postal Code</w:t>
            </w:r>
          </w:p>
        </w:tc>
        <w:tc>
          <w:tcPr>
            <w:tcW w:w="1350" w:type="dxa"/>
          </w:tcPr>
          <w:p w14:paraId="6AEEA389"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w:t>
            </w:r>
          </w:p>
        </w:tc>
        <w:tc>
          <w:tcPr>
            <w:tcW w:w="1701" w:type="dxa"/>
          </w:tcPr>
          <w:p w14:paraId="6004BC33"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30B4CD11" w14:textId="77777777" w:rsidR="00AE4D15" w:rsidRPr="006D3001" w:rsidRDefault="00AE4D15" w:rsidP="00F05A89">
            <w:pPr>
              <w:rPr>
                <w:rFonts w:ascii="Arial" w:hAnsi="Arial" w:cs="Arial"/>
              </w:rPr>
            </w:pPr>
            <w:r w:rsidRPr="006D3001">
              <w:rPr>
                <w:rFonts w:ascii="Arial" w:hAnsi="Arial" w:cs="Arial"/>
              </w:rPr>
              <w:t>Physical address postal code</w:t>
            </w:r>
          </w:p>
        </w:tc>
      </w:tr>
      <w:tr w:rsidR="00AE4D15" w:rsidRPr="006D3001" w14:paraId="2BA830FD" w14:textId="77777777" w:rsidTr="00F05A89">
        <w:tc>
          <w:tcPr>
            <w:tcW w:w="2160" w:type="dxa"/>
          </w:tcPr>
          <w:p w14:paraId="6137BABE" w14:textId="77777777" w:rsidR="00AE4D15" w:rsidRPr="006D3001" w:rsidRDefault="00AE4D15" w:rsidP="00F05A89">
            <w:pPr>
              <w:rPr>
                <w:rFonts w:ascii="Arial" w:hAnsi="Arial" w:cs="Arial"/>
              </w:rPr>
            </w:pPr>
            <w:r w:rsidRPr="006D3001">
              <w:rPr>
                <w:rFonts w:ascii="Arial" w:hAnsi="Arial" w:cs="Arial"/>
              </w:rPr>
              <w:t>Province</w:t>
            </w:r>
          </w:p>
        </w:tc>
        <w:tc>
          <w:tcPr>
            <w:tcW w:w="1350" w:type="dxa"/>
          </w:tcPr>
          <w:p w14:paraId="3203E6BD"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50)</w:t>
            </w:r>
          </w:p>
        </w:tc>
        <w:tc>
          <w:tcPr>
            <w:tcW w:w="1701" w:type="dxa"/>
          </w:tcPr>
          <w:p w14:paraId="5AB7A0B9"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519DBEA9" w14:textId="77777777" w:rsidR="00AE4D15" w:rsidRPr="006D3001" w:rsidRDefault="00AE4D15" w:rsidP="00F05A89">
            <w:pPr>
              <w:rPr>
                <w:rFonts w:ascii="Arial" w:hAnsi="Arial" w:cs="Arial"/>
              </w:rPr>
            </w:pPr>
            <w:r w:rsidRPr="006D3001">
              <w:rPr>
                <w:rFonts w:ascii="Arial" w:hAnsi="Arial" w:cs="Arial"/>
              </w:rPr>
              <w:t>Province (9 options)</w:t>
            </w:r>
          </w:p>
        </w:tc>
      </w:tr>
      <w:tr w:rsidR="00AE4D15" w:rsidRPr="006D3001" w14:paraId="4EC60640" w14:textId="77777777" w:rsidTr="00F05A89">
        <w:tc>
          <w:tcPr>
            <w:tcW w:w="2160" w:type="dxa"/>
          </w:tcPr>
          <w:p w14:paraId="6E6C1A59" w14:textId="77777777" w:rsidR="00AE4D15" w:rsidRPr="006D3001" w:rsidRDefault="00AE4D15" w:rsidP="00F05A89">
            <w:pPr>
              <w:rPr>
                <w:rFonts w:ascii="Arial" w:hAnsi="Arial" w:cs="Arial"/>
              </w:rPr>
            </w:pPr>
            <w:r w:rsidRPr="006D3001">
              <w:rPr>
                <w:rFonts w:ascii="Arial" w:hAnsi="Arial" w:cs="Arial"/>
              </w:rPr>
              <w:t>Postal Address</w:t>
            </w:r>
          </w:p>
        </w:tc>
        <w:tc>
          <w:tcPr>
            <w:tcW w:w="1350" w:type="dxa"/>
          </w:tcPr>
          <w:p w14:paraId="443BAA43" w14:textId="77777777" w:rsidR="00AE4D15" w:rsidRPr="006D3001" w:rsidRDefault="00AE4D15" w:rsidP="00F05A89">
            <w:pPr>
              <w:rPr>
                <w:rFonts w:ascii="Arial" w:hAnsi="Arial" w:cs="Arial"/>
              </w:rPr>
            </w:pPr>
            <w:r w:rsidRPr="006D3001">
              <w:rPr>
                <w:rFonts w:ascii="Arial" w:hAnsi="Arial" w:cs="Arial"/>
              </w:rPr>
              <w:t>Text</w:t>
            </w:r>
          </w:p>
        </w:tc>
        <w:tc>
          <w:tcPr>
            <w:tcW w:w="1701" w:type="dxa"/>
          </w:tcPr>
          <w:p w14:paraId="3FFFB5C4" w14:textId="77777777" w:rsidR="00AE4D15" w:rsidRPr="006D3001" w:rsidRDefault="00AE4D15" w:rsidP="00F05A89">
            <w:pPr>
              <w:rPr>
                <w:rFonts w:ascii="Arial" w:hAnsi="Arial" w:cs="Arial"/>
              </w:rPr>
            </w:pPr>
            <w:r>
              <w:rPr>
                <w:rFonts w:ascii="Arial" w:hAnsi="Arial" w:cs="Arial"/>
              </w:rPr>
              <w:t>Yes</w:t>
            </w:r>
          </w:p>
        </w:tc>
        <w:tc>
          <w:tcPr>
            <w:tcW w:w="3429" w:type="dxa"/>
          </w:tcPr>
          <w:p w14:paraId="4FECE97B" w14:textId="77777777" w:rsidR="00AE4D15" w:rsidRPr="006D3001" w:rsidRDefault="00AE4D15" w:rsidP="00F05A89">
            <w:pPr>
              <w:rPr>
                <w:rFonts w:ascii="Arial" w:hAnsi="Arial" w:cs="Arial"/>
              </w:rPr>
            </w:pPr>
            <w:r w:rsidRPr="006D3001">
              <w:rPr>
                <w:rFonts w:ascii="Arial" w:hAnsi="Arial" w:cs="Arial"/>
              </w:rPr>
              <w:t>Mailing address if different</w:t>
            </w:r>
          </w:p>
        </w:tc>
      </w:tr>
      <w:tr w:rsidR="00AE4D15" w:rsidRPr="006D3001" w14:paraId="6FED812F" w14:textId="77777777" w:rsidTr="00F05A89">
        <w:tc>
          <w:tcPr>
            <w:tcW w:w="2160" w:type="dxa"/>
          </w:tcPr>
          <w:p w14:paraId="1DEA94AD" w14:textId="77777777" w:rsidR="00AE4D15" w:rsidRPr="006D3001" w:rsidRDefault="00AE4D15" w:rsidP="00F05A89">
            <w:pPr>
              <w:rPr>
                <w:rFonts w:ascii="Arial" w:hAnsi="Arial" w:cs="Arial"/>
              </w:rPr>
            </w:pPr>
            <w:r w:rsidRPr="006D3001">
              <w:rPr>
                <w:rFonts w:ascii="Arial" w:hAnsi="Arial" w:cs="Arial"/>
              </w:rPr>
              <w:lastRenderedPageBreak/>
              <w:t>Postal City/Town</w:t>
            </w:r>
          </w:p>
        </w:tc>
        <w:tc>
          <w:tcPr>
            <w:tcW w:w="1350" w:type="dxa"/>
          </w:tcPr>
          <w:p w14:paraId="4B567901"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100)</w:t>
            </w:r>
          </w:p>
        </w:tc>
        <w:tc>
          <w:tcPr>
            <w:tcW w:w="1701" w:type="dxa"/>
          </w:tcPr>
          <w:p w14:paraId="4F6CF221" w14:textId="77777777" w:rsidR="00AE4D15" w:rsidRPr="006D3001" w:rsidRDefault="00AE4D15" w:rsidP="00F05A89">
            <w:pPr>
              <w:rPr>
                <w:rFonts w:ascii="Arial" w:hAnsi="Arial" w:cs="Arial"/>
              </w:rPr>
            </w:pPr>
            <w:r>
              <w:rPr>
                <w:rFonts w:ascii="Arial" w:hAnsi="Arial" w:cs="Arial"/>
              </w:rPr>
              <w:t>Yes</w:t>
            </w:r>
          </w:p>
        </w:tc>
        <w:tc>
          <w:tcPr>
            <w:tcW w:w="3429" w:type="dxa"/>
          </w:tcPr>
          <w:p w14:paraId="2191C2DE" w14:textId="77777777" w:rsidR="00AE4D15" w:rsidRPr="006D3001" w:rsidRDefault="00AE4D15" w:rsidP="00F05A89">
            <w:pPr>
              <w:rPr>
                <w:rFonts w:ascii="Arial" w:hAnsi="Arial" w:cs="Arial"/>
              </w:rPr>
            </w:pPr>
            <w:r w:rsidRPr="006D3001">
              <w:rPr>
                <w:rFonts w:ascii="Arial" w:hAnsi="Arial" w:cs="Arial"/>
              </w:rPr>
              <w:t>Postal city</w:t>
            </w:r>
          </w:p>
        </w:tc>
      </w:tr>
      <w:tr w:rsidR="00AE4D15" w:rsidRPr="006D3001" w14:paraId="6954F506" w14:textId="77777777" w:rsidTr="00F05A89">
        <w:tc>
          <w:tcPr>
            <w:tcW w:w="2160" w:type="dxa"/>
          </w:tcPr>
          <w:p w14:paraId="0581CD4E" w14:textId="77777777" w:rsidR="00AE4D15" w:rsidRPr="006D3001" w:rsidRDefault="00AE4D15" w:rsidP="00F05A89">
            <w:pPr>
              <w:rPr>
                <w:rFonts w:ascii="Arial" w:hAnsi="Arial" w:cs="Arial"/>
              </w:rPr>
            </w:pPr>
            <w:r w:rsidRPr="006D3001">
              <w:rPr>
                <w:rFonts w:ascii="Arial" w:hAnsi="Arial" w:cs="Arial"/>
              </w:rPr>
              <w:t>Postal Code (Mailing)</w:t>
            </w:r>
          </w:p>
        </w:tc>
        <w:tc>
          <w:tcPr>
            <w:tcW w:w="1350" w:type="dxa"/>
          </w:tcPr>
          <w:p w14:paraId="5FADEC18"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w:t>
            </w:r>
          </w:p>
        </w:tc>
        <w:tc>
          <w:tcPr>
            <w:tcW w:w="1701" w:type="dxa"/>
          </w:tcPr>
          <w:p w14:paraId="2E474EDA" w14:textId="77777777" w:rsidR="00AE4D15" w:rsidRPr="006D3001" w:rsidRDefault="00AE4D15" w:rsidP="00F05A89">
            <w:pPr>
              <w:rPr>
                <w:rFonts w:ascii="Arial" w:hAnsi="Arial" w:cs="Arial"/>
              </w:rPr>
            </w:pPr>
            <w:r>
              <w:rPr>
                <w:rFonts w:ascii="Arial" w:hAnsi="Arial" w:cs="Arial"/>
              </w:rPr>
              <w:t>Yes</w:t>
            </w:r>
          </w:p>
        </w:tc>
        <w:tc>
          <w:tcPr>
            <w:tcW w:w="3429" w:type="dxa"/>
          </w:tcPr>
          <w:p w14:paraId="00A8DDE3" w14:textId="77777777" w:rsidR="00AE4D15" w:rsidRPr="006D3001" w:rsidRDefault="00AE4D15" w:rsidP="00F05A89">
            <w:pPr>
              <w:rPr>
                <w:rFonts w:ascii="Arial" w:hAnsi="Arial" w:cs="Arial"/>
              </w:rPr>
            </w:pPr>
            <w:r w:rsidRPr="006D3001">
              <w:rPr>
                <w:rFonts w:ascii="Arial" w:hAnsi="Arial" w:cs="Arial"/>
              </w:rPr>
              <w:t>Mailing postal code</w:t>
            </w:r>
          </w:p>
        </w:tc>
      </w:tr>
      <w:tr w:rsidR="00AE4D15" w:rsidRPr="006D3001" w14:paraId="11EB9AE9" w14:textId="77777777" w:rsidTr="00F05A89">
        <w:tc>
          <w:tcPr>
            <w:tcW w:w="2160" w:type="dxa"/>
          </w:tcPr>
          <w:p w14:paraId="7B48E3C9" w14:textId="77777777" w:rsidR="00AE4D15" w:rsidRPr="006D3001" w:rsidRDefault="00AE4D15" w:rsidP="00F05A89">
            <w:pPr>
              <w:rPr>
                <w:rFonts w:ascii="Arial" w:hAnsi="Arial" w:cs="Arial"/>
              </w:rPr>
            </w:pPr>
            <w:r w:rsidRPr="006D3001">
              <w:rPr>
                <w:rFonts w:ascii="Arial" w:hAnsi="Arial" w:cs="Arial"/>
              </w:rPr>
              <w:t>Telephone</w:t>
            </w:r>
          </w:p>
        </w:tc>
        <w:tc>
          <w:tcPr>
            <w:tcW w:w="1350" w:type="dxa"/>
          </w:tcPr>
          <w:p w14:paraId="36577DF2"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20)</w:t>
            </w:r>
          </w:p>
        </w:tc>
        <w:tc>
          <w:tcPr>
            <w:tcW w:w="1701" w:type="dxa"/>
          </w:tcPr>
          <w:p w14:paraId="5587845B" w14:textId="77777777" w:rsidR="00AE4D15" w:rsidRPr="006D3001" w:rsidRDefault="00AE4D15" w:rsidP="00F05A89">
            <w:pPr>
              <w:rPr>
                <w:rFonts w:ascii="Arial" w:hAnsi="Arial" w:cs="Arial"/>
              </w:rPr>
            </w:pPr>
            <w:r>
              <w:rPr>
                <w:rFonts w:ascii="Arial" w:hAnsi="Arial" w:cs="Arial"/>
              </w:rPr>
              <w:t>Yes</w:t>
            </w:r>
          </w:p>
        </w:tc>
        <w:tc>
          <w:tcPr>
            <w:tcW w:w="3429" w:type="dxa"/>
          </w:tcPr>
          <w:p w14:paraId="4AED6FEC" w14:textId="77777777" w:rsidR="00AE4D15" w:rsidRPr="006D3001" w:rsidRDefault="00AE4D15" w:rsidP="00F05A89">
            <w:pPr>
              <w:rPr>
                <w:rFonts w:ascii="Arial" w:hAnsi="Arial" w:cs="Arial"/>
              </w:rPr>
            </w:pPr>
            <w:r w:rsidRPr="006D3001">
              <w:rPr>
                <w:rFonts w:ascii="Arial" w:hAnsi="Arial" w:cs="Arial"/>
              </w:rPr>
              <w:t>Contact telephone</w:t>
            </w:r>
          </w:p>
        </w:tc>
      </w:tr>
      <w:tr w:rsidR="00AE4D15" w:rsidRPr="006D3001" w14:paraId="1833EC71" w14:textId="77777777" w:rsidTr="00F05A89">
        <w:tc>
          <w:tcPr>
            <w:tcW w:w="2160" w:type="dxa"/>
          </w:tcPr>
          <w:p w14:paraId="16A29EE2" w14:textId="77777777" w:rsidR="00AE4D15" w:rsidRPr="006D3001" w:rsidRDefault="00AE4D15" w:rsidP="00F05A89">
            <w:pPr>
              <w:rPr>
                <w:rFonts w:ascii="Arial" w:hAnsi="Arial" w:cs="Arial"/>
              </w:rPr>
            </w:pPr>
            <w:r w:rsidRPr="006D3001">
              <w:rPr>
                <w:rFonts w:ascii="Arial" w:hAnsi="Arial" w:cs="Arial"/>
              </w:rPr>
              <w:t>Email</w:t>
            </w:r>
          </w:p>
        </w:tc>
        <w:tc>
          <w:tcPr>
            <w:tcW w:w="1350" w:type="dxa"/>
          </w:tcPr>
          <w:p w14:paraId="77B60D74"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255)</w:t>
            </w:r>
          </w:p>
        </w:tc>
        <w:tc>
          <w:tcPr>
            <w:tcW w:w="1701" w:type="dxa"/>
          </w:tcPr>
          <w:p w14:paraId="1E2F14AD" w14:textId="77777777" w:rsidR="00AE4D15" w:rsidRPr="006D3001" w:rsidRDefault="00AE4D15" w:rsidP="00F05A89">
            <w:pPr>
              <w:rPr>
                <w:rFonts w:ascii="Arial" w:hAnsi="Arial" w:cs="Arial"/>
              </w:rPr>
            </w:pPr>
            <w:r>
              <w:rPr>
                <w:rFonts w:ascii="Arial" w:hAnsi="Arial" w:cs="Arial"/>
              </w:rPr>
              <w:t>Yes</w:t>
            </w:r>
          </w:p>
        </w:tc>
        <w:tc>
          <w:tcPr>
            <w:tcW w:w="3429" w:type="dxa"/>
          </w:tcPr>
          <w:p w14:paraId="0F38FC4E" w14:textId="77777777" w:rsidR="00AE4D15" w:rsidRPr="006D3001" w:rsidRDefault="00AE4D15" w:rsidP="00F05A89">
            <w:pPr>
              <w:rPr>
                <w:rFonts w:ascii="Arial" w:hAnsi="Arial" w:cs="Arial"/>
              </w:rPr>
            </w:pPr>
            <w:r w:rsidRPr="006D3001">
              <w:rPr>
                <w:rFonts w:ascii="Arial" w:hAnsi="Arial" w:cs="Arial"/>
              </w:rPr>
              <w:t>Primary email address</w:t>
            </w:r>
          </w:p>
        </w:tc>
      </w:tr>
      <w:tr w:rsidR="00AE4D15" w:rsidRPr="006D3001" w14:paraId="7EF3F5C6" w14:textId="77777777" w:rsidTr="00F05A89">
        <w:tc>
          <w:tcPr>
            <w:tcW w:w="2160" w:type="dxa"/>
          </w:tcPr>
          <w:p w14:paraId="1B02760E" w14:textId="77777777" w:rsidR="00AE4D15" w:rsidRPr="006D3001" w:rsidRDefault="00AE4D15" w:rsidP="00F05A89">
            <w:pPr>
              <w:rPr>
                <w:rFonts w:ascii="Arial" w:hAnsi="Arial" w:cs="Arial"/>
              </w:rPr>
            </w:pPr>
            <w:r w:rsidRPr="006D3001">
              <w:rPr>
                <w:rFonts w:ascii="Arial" w:hAnsi="Arial" w:cs="Arial"/>
              </w:rPr>
              <w:t>Date Registered</w:t>
            </w:r>
          </w:p>
        </w:tc>
        <w:tc>
          <w:tcPr>
            <w:tcW w:w="1350" w:type="dxa"/>
          </w:tcPr>
          <w:p w14:paraId="4877CA1B" w14:textId="77777777" w:rsidR="00AE4D15" w:rsidRPr="006D3001" w:rsidRDefault="00AE4D15" w:rsidP="00F05A89">
            <w:pPr>
              <w:rPr>
                <w:rFonts w:ascii="Arial" w:hAnsi="Arial" w:cs="Arial"/>
              </w:rPr>
            </w:pPr>
            <w:r w:rsidRPr="006D3001">
              <w:rPr>
                <w:rFonts w:ascii="Arial" w:hAnsi="Arial" w:cs="Arial"/>
              </w:rPr>
              <w:t>Date</w:t>
            </w:r>
          </w:p>
        </w:tc>
        <w:tc>
          <w:tcPr>
            <w:tcW w:w="1701" w:type="dxa"/>
          </w:tcPr>
          <w:p w14:paraId="3691518A"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7FF1EBE7" w14:textId="77777777" w:rsidR="00AE4D15" w:rsidRPr="006D3001" w:rsidRDefault="00AE4D15" w:rsidP="00F05A89">
            <w:pPr>
              <w:rPr>
                <w:rFonts w:ascii="Arial" w:hAnsi="Arial" w:cs="Arial"/>
              </w:rPr>
            </w:pPr>
            <w:r w:rsidRPr="006D3001">
              <w:rPr>
                <w:rFonts w:ascii="Arial" w:hAnsi="Arial" w:cs="Arial"/>
              </w:rPr>
              <w:t>Registration date</w:t>
            </w:r>
          </w:p>
        </w:tc>
      </w:tr>
      <w:tr w:rsidR="00AE4D15" w:rsidRPr="006D3001" w14:paraId="3E400356" w14:textId="77777777" w:rsidTr="00F05A89">
        <w:tc>
          <w:tcPr>
            <w:tcW w:w="2160" w:type="dxa"/>
          </w:tcPr>
          <w:p w14:paraId="7028ACAE" w14:textId="77777777" w:rsidR="00AE4D15" w:rsidRPr="006D3001" w:rsidRDefault="00AE4D15" w:rsidP="00F05A89">
            <w:pPr>
              <w:rPr>
                <w:rFonts w:ascii="Arial" w:hAnsi="Arial" w:cs="Arial"/>
              </w:rPr>
            </w:pPr>
            <w:r w:rsidRPr="006D3001">
              <w:rPr>
                <w:rFonts w:ascii="Arial" w:hAnsi="Arial" w:cs="Arial"/>
              </w:rPr>
              <w:t>Contact Person</w:t>
            </w:r>
          </w:p>
        </w:tc>
        <w:tc>
          <w:tcPr>
            <w:tcW w:w="1350" w:type="dxa"/>
          </w:tcPr>
          <w:p w14:paraId="637583DF"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255)</w:t>
            </w:r>
          </w:p>
        </w:tc>
        <w:tc>
          <w:tcPr>
            <w:tcW w:w="1701" w:type="dxa"/>
          </w:tcPr>
          <w:p w14:paraId="2E50FB2C" w14:textId="77777777" w:rsidR="00AE4D15" w:rsidRPr="006D3001" w:rsidRDefault="00AE4D15" w:rsidP="00F05A89">
            <w:pPr>
              <w:rPr>
                <w:rFonts w:ascii="Arial" w:hAnsi="Arial" w:cs="Arial"/>
              </w:rPr>
            </w:pPr>
            <w:r>
              <w:rPr>
                <w:rFonts w:ascii="Arial" w:hAnsi="Arial" w:cs="Arial"/>
              </w:rPr>
              <w:t>Yes</w:t>
            </w:r>
          </w:p>
        </w:tc>
        <w:tc>
          <w:tcPr>
            <w:tcW w:w="3429" w:type="dxa"/>
          </w:tcPr>
          <w:p w14:paraId="73C095CE" w14:textId="77777777" w:rsidR="00AE4D15" w:rsidRPr="006D3001" w:rsidRDefault="00AE4D15" w:rsidP="00F05A89">
            <w:pPr>
              <w:rPr>
                <w:rFonts w:ascii="Arial" w:hAnsi="Arial" w:cs="Arial"/>
              </w:rPr>
            </w:pPr>
            <w:r w:rsidRPr="006D3001">
              <w:rPr>
                <w:rFonts w:ascii="Arial" w:hAnsi="Arial" w:cs="Arial"/>
              </w:rPr>
              <w:t>Primary contact name</w:t>
            </w:r>
          </w:p>
        </w:tc>
      </w:tr>
      <w:tr w:rsidR="00AE4D15" w:rsidRPr="006D3001" w14:paraId="07A3AD85" w14:textId="77777777" w:rsidTr="00F05A89">
        <w:trPr>
          <w:trHeight w:val="64"/>
        </w:trPr>
        <w:tc>
          <w:tcPr>
            <w:tcW w:w="2160" w:type="dxa"/>
          </w:tcPr>
          <w:p w14:paraId="38CCCBB1" w14:textId="77777777" w:rsidR="00AE4D15" w:rsidRPr="006D3001" w:rsidRDefault="00AE4D15" w:rsidP="00F05A89">
            <w:pPr>
              <w:rPr>
                <w:rFonts w:ascii="Arial" w:hAnsi="Arial" w:cs="Arial"/>
              </w:rPr>
            </w:pPr>
            <w:r w:rsidRPr="006D3001">
              <w:rPr>
                <w:rFonts w:ascii="Arial" w:hAnsi="Arial" w:cs="Arial"/>
              </w:rPr>
              <w:t>Sector</w:t>
            </w:r>
          </w:p>
        </w:tc>
        <w:tc>
          <w:tcPr>
            <w:tcW w:w="1350" w:type="dxa"/>
          </w:tcPr>
          <w:p w14:paraId="23AF09CA" w14:textId="77777777" w:rsidR="00AE4D15" w:rsidRPr="006D3001" w:rsidRDefault="00AE4D15" w:rsidP="00F05A89">
            <w:pPr>
              <w:rPr>
                <w:rFonts w:ascii="Arial" w:hAnsi="Arial" w:cs="Arial"/>
              </w:rPr>
            </w:pPr>
            <w:proofErr w:type="gramStart"/>
            <w:r w:rsidRPr="006D3001">
              <w:rPr>
                <w:rFonts w:ascii="Arial" w:hAnsi="Arial" w:cs="Arial"/>
              </w:rPr>
              <w:t>String(</w:t>
            </w:r>
            <w:proofErr w:type="gramEnd"/>
            <w:r w:rsidRPr="006D3001">
              <w:rPr>
                <w:rFonts w:ascii="Arial" w:hAnsi="Arial" w:cs="Arial"/>
              </w:rPr>
              <w:t>100)</w:t>
            </w:r>
          </w:p>
        </w:tc>
        <w:tc>
          <w:tcPr>
            <w:tcW w:w="1701" w:type="dxa"/>
          </w:tcPr>
          <w:p w14:paraId="0D173E9C" w14:textId="77777777" w:rsidR="00AE4D15" w:rsidRPr="006D3001" w:rsidRDefault="00AE4D15" w:rsidP="00F05A89">
            <w:pPr>
              <w:rPr>
                <w:rFonts w:ascii="Arial" w:hAnsi="Arial" w:cs="Arial"/>
              </w:rPr>
            </w:pPr>
            <w:r w:rsidRPr="006D3001">
              <w:rPr>
                <w:rFonts w:ascii="Arial" w:hAnsi="Arial" w:cs="Arial"/>
              </w:rPr>
              <w:t>Yes</w:t>
            </w:r>
          </w:p>
        </w:tc>
        <w:tc>
          <w:tcPr>
            <w:tcW w:w="3429" w:type="dxa"/>
          </w:tcPr>
          <w:p w14:paraId="4FC9B14D" w14:textId="77777777" w:rsidR="00AE4D15" w:rsidRPr="006D3001" w:rsidRDefault="00AE4D15" w:rsidP="00F05A89">
            <w:pPr>
              <w:rPr>
                <w:rFonts w:ascii="Arial" w:hAnsi="Arial" w:cs="Arial"/>
              </w:rPr>
            </w:pPr>
            <w:r w:rsidRPr="006D3001">
              <w:rPr>
                <w:rFonts w:ascii="Arial" w:hAnsi="Arial" w:cs="Arial"/>
              </w:rPr>
              <w:t>Primary sector classification</w:t>
            </w:r>
          </w:p>
        </w:tc>
      </w:tr>
      <w:tr w:rsidR="00AE4D15" w:rsidRPr="006D3001" w14:paraId="318BE5AF" w14:textId="77777777" w:rsidTr="00F05A89">
        <w:trPr>
          <w:trHeight w:val="64"/>
        </w:trPr>
        <w:tc>
          <w:tcPr>
            <w:tcW w:w="2160" w:type="dxa"/>
          </w:tcPr>
          <w:p w14:paraId="2D4472ED" w14:textId="77777777" w:rsidR="00AE4D15" w:rsidRPr="006D3001" w:rsidRDefault="00AE4D15" w:rsidP="00F05A89">
            <w:pPr>
              <w:rPr>
                <w:rFonts w:ascii="Arial" w:hAnsi="Arial" w:cs="Arial"/>
              </w:rPr>
            </w:pPr>
            <w:r>
              <w:rPr>
                <w:rFonts w:ascii="Arial" w:hAnsi="Arial" w:cs="Arial"/>
              </w:rPr>
              <w:t>Director/Lead person of CSO</w:t>
            </w:r>
          </w:p>
        </w:tc>
        <w:tc>
          <w:tcPr>
            <w:tcW w:w="1350" w:type="dxa"/>
          </w:tcPr>
          <w:p w14:paraId="35F9BD00" w14:textId="77777777" w:rsidR="00AE4D15" w:rsidRPr="006D3001" w:rsidRDefault="00AE4D15" w:rsidP="00F05A89">
            <w:pPr>
              <w:rPr>
                <w:rFonts w:ascii="Arial" w:hAnsi="Arial" w:cs="Arial"/>
              </w:rPr>
            </w:pPr>
            <w:proofErr w:type="gramStart"/>
            <w:r>
              <w:rPr>
                <w:rFonts w:ascii="Arial" w:hAnsi="Arial" w:cs="Arial"/>
              </w:rPr>
              <w:t>String(</w:t>
            </w:r>
            <w:proofErr w:type="gramEnd"/>
            <w:r>
              <w:rPr>
                <w:rFonts w:ascii="Arial" w:hAnsi="Arial" w:cs="Arial"/>
              </w:rPr>
              <w:t>255)</w:t>
            </w:r>
          </w:p>
        </w:tc>
        <w:tc>
          <w:tcPr>
            <w:tcW w:w="1701" w:type="dxa"/>
          </w:tcPr>
          <w:p w14:paraId="48D466BE" w14:textId="77777777" w:rsidR="00AE4D15" w:rsidRPr="006D3001" w:rsidRDefault="00AE4D15" w:rsidP="00F05A89">
            <w:pPr>
              <w:rPr>
                <w:rFonts w:ascii="Arial" w:hAnsi="Arial" w:cs="Arial"/>
              </w:rPr>
            </w:pPr>
            <w:r>
              <w:rPr>
                <w:rFonts w:ascii="Arial" w:hAnsi="Arial" w:cs="Arial"/>
              </w:rPr>
              <w:t>Yes</w:t>
            </w:r>
          </w:p>
        </w:tc>
        <w:tc>
          <w:tcPr>
            <w:tcW w:w="3429" w:type="dxa"/>
          </w:tcPr>
          <w:p w14:paraId="17765447" w14:textId="77777777" w:rsidR="00AE4D15" w:rsidRPr="006D3001" w:rsidRDefault="00AE4D15" w:rsidP="00F05A89">
            <w:pPr>
              <w:rPr>
                <w:rFonts w:ascii="Arial" w:hAnsi="Arial" w:cs="Arial"/>
              </w:rPr>
            </w:pPr>
            <w:r>
              <w:rPr>
                <w:rFonts w:ascii="Arial" w:hAnsi="Arial" w:cs="Arial"/>
              </w:rPr>
              <w:t>Head of the organization</w:t>
            </w:r>
          </w:p>
        </w:tc>
      </w:tr>
      <w:tr w:rsidR="00AE4D15" w:rsidRPr="006D3001" w14:paraId="4E48F3E1" w14:textId="77777777" w:rsidTr="00F05A89">
        <w:trPr>
          <w:trHeight w:val="64"/>
        </w:trPr>
        <w:tc>
          <w:tcPr>
            <w:tcW w:w="2160" w:type="dxa"/>
          </w:tcPr>
          <w:p w14:paraId="5EF745C3" w14:textId="77777777" w:rsidR="00AE4D15" w:rsidRPr="006D3001" w:rsidRDefault="00AE4D15" w:rsidP="00F05A89">
            <w:pPr>
              <w:rPr>
                <w:rFonts w:ascii="Arial" w:hAnsi="Arial" w:cs="Arial"/>
              </w:rPr>
            </w:pPr>
            <w:r>
              <w:rPr>
                <w:rFonts w:ascii="Arial" w:hAnsi="Arial" w:cs="Arial"/>
              </w:rPr>
              <w:t>Primary Service Provided</w:t>
            </w:r>
          </w:p>
        </w:tc>
        <w:tc>
          <w:tcPr>
            <w:tcW w:w="1350" w:type="dxa"/>
          </w:tcPr>
          <w:p w14:paraId="4F3C25DA" w14:textId="77777777" w:rsidR="00AE4D15" w:rsidRPr="006D3001" w:rsidRDefault="00AE4D15" w:rsidP="00F05A89">
            <w:pPr>
              <w:rPr>
                <w:rFonts w:ascii="Arial" w:hAnsi="Arial" w:cs="Arial"/>
              </w:rPr>
            </w:pPr>
            <w:proofErr w:type="gramStart"/>
            <w:r>
              <w:rPr>
                <w:rFonts w:ascii="Arial" w:hAnsi="Arial" w:cs="Arial"/>
              </w:rPr>
              <w:t>String(</w:t>
            </w:r>
            <w:proofErr w:type="gramEnd"/>
            <w:r>
              <w:rPr>
                <w:rFonts w:ascii="Arial" w:hAnsi="Arial" w:cs="Arial"/>
              </w:rPr>
              <w:t>255)</w:t>
            </w:r>
          </w:p>
        </w:tc>
        <w:tc>
          <w:tcPr>
            <w:tcW w:w="1701" w:type="dxa"/>
          </w:tcPr>
          <w:p w14:paraId="5184F822" w14:textId="77777777" w:rsidR="00AE4D15" w:rsidRPr="006D3001" w:rsidRDefault="00AE4D15" w:rsidP="00F05A89">
            <w:pPr>
              <w:rPr>
                <w:rFonts w:ascii="Arial" w:hAnsi="Arial" w:cs="Arial"/>
              </w:rPr>
            </w:pPr>
            <w:r>
              <w:rPr>
                <w:rFonts w:ascii="Arial" w:hAnsi="Arial" w:cs="Arial"/>
              </w:rPr>
              <w:t>Yes</w:t>
            </w:r>
          </w:p>
        </w:tc>
        <w:tc>
          <w:tcPr>
            <w:tcW w:w="3429" w:type="dxa"/>
          </w:tcPr>
          <w:p w14:paraId="75300551" w14:textId="77777777" w:rsidR="00AE4D15" w:rsidRPr="006D3001" w:rsidRDefault="00AE4D15" w:rsidP="00F05A89">
            <w:pPr>
              <w:rPr>
                <w:rFonts w:ascii="Arial" w:hAnsi="Arial" w:cs="Arial"/>
              </w:rPr>
            </w:pPr>
            <w:r>
              <w:rPr>
                <w:rFonts w:ascii="Arial" w:hAnsi="Arial" w:cs="Arial"/>
              </w:rPr>
              <w:t xml:space="preserve">What </w:t>
            </w:r>
            <w:proofErr w:type="gramStart"/>
            <w:r>
              <w:rPr>
                <w:rFonts w:ascii="Arial" w:hAnsi="Arial" w:cs="Arial"/>
              </w:rPr>
              <w:t>particular service</w:t>
            </w:r>
            <w:proofErr w:type="gramEnd"/>
            <w:r>
              <w:rPr>
                <w:rFonts w:ascii="Arial" w:hAnsi="Arial" w:cs="Arial"/>
              </w:rPr>
              <w:t xml:space="preserve"> CSOs provides</w:t>
            </w:r>
          </w:p>
        </w:tc>
      </w:tr>
    </w:tbl>
    <w:p w14:paraId="5FC0D787" w14:textId="77777777" w:rsidR="00AE4D15" w:rsidRPr="006D3001" w:rsidRDefault="00AE4D15" w:rsidP="00AE4D15">
      <w:pPr>
        <w:rPr>
          <w:rFonts w:ascii="Arial" w:hAnsi="Arial" w:cs="Arial"/>
        </w:rPr>
      </w:pPr>
      <w:r w:rsidRPr="006D3001">
        <w:rPr>
          <w:rFonts w:ascii="Arial" w:hAnsi="Arial" w:cs="Arial"/>
        </w:rPr>
        <w:br/>
      </w:r>
    </w:p>
    <w:p w14:paraId="04193941" w14:textId="77777777" w:rsidR="00AE4D15" w:rsidRPr="004573F2" w:rsidRDefault="00AE4D15" w:rsidP="00025B42">
      <w:pPr>
        <w:pStyle w:val="ListParagraph"/>
        <w:numPr>
          <w:ilvl w:val="1"/>
          <w:numId w:val="31"/>
        </w:numPr>
        <w:rPr>
          <w:rFonts w:ascii="Arial" w:hAnsi="Arial"/>
          <w:b/>
          <w:bCs/>
          <w:sz w:val="28"/>
          <w:szCs w:val="28"/>
        </w:rPr>
      </w:pPr>
      <w:r w:rsidRPr="004573F2">
        <w:rPr>
          <w:rFonts w:ascii="Arial" w:hAnsi="Arial"/>
          <w:b/>
          <w:bCs/>
          <w:sz w:val="28"/>
          <w:szCs w:val="28"/>
        </w:rPr>
        <w:t>Search and Lookup Requirements</w:t>
      </w:r>
    </w:p>
    <w:tbl>
      <w:tblPr>
        <w:tblStyle w:val="TableGrid"/>
        <w:tblW w:w="0" w:type="auto"/>
        <w:tblLook w:val="04A0" w:firstRow="1" w:lastRow="0" w:firstColumn="1" w:lastColumn="0" w:noHBand="0" w:noVBand="1"/>
      </w:tblPr>
      <w:tblGrid>
        <w:gridCol w:w="959"/>
        <w:gridCol w:w="1561"/>
        <w:gridCol w:w="4959"/>
        <w:gridCol w:w="1377"/>
      </w:tblGrid>
      <w:tr w:rsidR="00AE4D15" w:rsidRPr="006D3001" w14:paraId="6F61EC89" w14:textId="77777777" w:rsidTr="00F05A89">
        <w:tc>
          <w:tcPr>
            <w:tcW w:w="959" w:type="dxa"/>
            <w:shd w:val="clear" w:color="auto" w:fill="65735C"/>
          </w:tcPr>
          <w:p w14:paraId="56B6129B"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 ID</w:t>
            </w:r>
          </w:p>
        </w:tc>
        <w:tc>
          <w:tcPr>
            <w:tcW w:w="1559" w:type="dxa"/>
            <w:shd w:val="clear" w:color="auto" w:fill="65735C"/>
          </w:tcPr>
          <w:p w14:paraId="21F4B3A7"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Requirement</w:t>
            </w:r>
          </w:p>
        </w:tc>
        <w:tc>
          <w:tcPr>
            <w:tcW w:w="4961" w:type="dxa"/>
            <w:shd w:val="clear" w:color="auto" w:fill="65735C"/>
          </w:tcPr>
          <w:p w14:paraId="439CE45C"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Details/Acceptance Criteria</w:t>
            </w:r>
          </w:p>
        </w:tc>
        <w:tc>
          <w:tcPr>
            <w:tcW w:w="1377" w:type="dxa"/>
            <w:shd w:val="clear" w:color="auto" w:fill="65735C"/>
          </w:tcPr>
          <w:p w14:paraId="74F17D54"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Priority</w:t>
            </w:r>
          </w:p>
        </w:tc>
      </w:tr>
      <w:tr w:rsidR="00AE4D15" w:rsidRPr="006D3001" w14:paraId="1D9B11E0" w14:textId="77777777" w:rsidTr="00F05A89">
        <w:tc>
          <w:tcPr>
            <w:tcW w:w="959" w:type="dxa"/>
            <w:shd w:val="clear" w:color="auto" w:fill="D56C38"/>
          </w:tcPr>
          <w:p w14:paraId="1ABC28B3"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FR-0</w:t>
            </w:r>
            <w:r>
              <w:rPr>
                <w:rFonts w:ascii="Arial" w:hAnsi="Arial" w:cs="Arial"/>
                <w:b/>
                <w:bCs/>
                <w:color w:val="FFFFFF" w:themeColor="background1"/>
              </w:rPr>
              <w:t>9</w:t>
            </w:r>
          </w:p>
        </w:tc>
        <w:tc>
          <w:tcPr>
            <w:tcW w:w="1559" w:type="dxa"/>
          </w:tcPr>
          <w:p w14:paraId="3F722847" w14:textId="77777777" w:rsidR="00AE4D15" w:rsidRPr="006D3001" w:rsidRDefault="00AE4D15" w:rsidP="00F05A89">
            <w:pPr>
              <w:rPr>
                <w:rFonts w:ascii="Arial" w:hAnsi="Arial" w:cs="Arial"/>
              </w:rPr>
            </w:pPr>
            <w:r w:rsidRPr="006D3001">
              <w:rPr>
                <w:rFonts w:ascii="Arial" w:hAnsi="Arial" w:cs="Arial"/>
              </w:rPr>
              <w:t>Advanced Search</w:t>
            </w:r>
          </w:p>
        </w:tc>
        <w:tc>
          <w:tcPr>
            <w:tcW w:w="4961" w:type="dxa"/>
          </w:tcPr>
          <w:p w14:paraId="1980100D" w14:textId="77777777" w:rsidR="00AE4D15" w:rsidRPr="006D3001" w:rsidRDefault="00AE4D15" w:rsidP="00F05A89">
            <w:pPr>
              <w:rPr>
                <w:rFonts w:ascii="Arial" w:hAnsi="Arial" w:cs="Arial"/>
              </w:rPr>
            </w:pPr>
            <w:r w:rsidRPr="006D3001">
              <w:rPr>
                <w:rFonts w:ascii="Arial" w:hAnsi="Arial" w:cs="Arial"/>
              </w:rPr>
              <w:t xml:space="preserve">Search by organization name (partial match), category/subcategory, location (province/district/city), </w:t>
            </w:r>
            <w:r>
              <w:rPr>
                <w:rFonts w:ascii="Arial" w:hAnsi="Arial" w:cs="Arial"/>
              </w:rPr>
              <w:t>CSO</w:t>
            </w:r>
            <w:r w:rsidRPr="006D3001">
              <w:rPr>
                <w:rFonts w:ascii="Arial" w:hAnsi="Arial" w:cs="Arial"/>
              </w:rPr>
              <w:t xml:space="preserve"> number; support combined filters with AND/OR logic; return results within 3 seconds</w:t>
            </w:r>
          </w:p>
        </w:tc>
        <w:tc>
          <w:tcPr>
            <w:tcW w:w="1377" w:type="dxa"/>
          </w:tcPr>
          <w:p w14:paraId="60F4778C"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77B08601" w14:textId="77777777" w:rsidTr="00F05A89">
        <w:tc>
          <w:tcPr>
            <w:tcW w:w="959" w:type="dxa"/>
            <w:shd w:val="clear" w:color="auto" w:fill="D56C38"/>
          </w:tcPr>
          <w:p w14:paraId="610973F2"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w:t>
            </w:r>
            <w:r>
              <w:rPr>
                <w:rFonts w:ascii="Arial" w:hAnsi="Arial" w:cs="Arial"/>
                <w:b/>
                <w:bCs/>
                <w:color w:val="FFFFFF" w:themeColor="background1"/>
              </w:rPr>
              <w:t>10</w:t>
            </w:r>
          </w:p>
        </w:tc>
        <w:tc>
          <w:tcPr>
            <w:tcW w:w="1559" w:type="dxa"/>
          </w:tcPr>
          <w:p w14:paraId="42B2063F" w14:textId="77777777" w:rsidR="00AE4D15" w:rsidRPr="006D3001" w:rsidRDefault="00AE4D15" w:rsidP="00F05A89">
            <w:pPr>
              <w:rPr>
                <w:rFonts w:ascii="Arial" w:hAnsi="Arial" w:cs="Arial"/>
              </w:rPr>
            </w:pPr>
            <w:r w:rsidRPr="006D3001">
              <w:rPr>
                <w:rFonts w:ascii="Arial" w:hAnsi="Arial" w:cs="Arial"/>
              </w:rPr>
              <w:t>Lookup Tool</w:t>
            </w:r>
          </w:p>
        </w:tc>
        <w:tc>
          <w:tcPr>
            <w:tcW w:w="4961" w:type="dxa"/>
          </w:tcPr>
          <w:p w14:paraId="42A677FA" w14:textId="77777777" w:rsidR="00AE4D15" w:rsidRPr="006D3001" w:rsidRDefault="00AE4D15" w:rsidP="00F05A89">
            <w:pPr>
              <w:rPr>
                <w:rFonts w:ascii="Arial" w:hAnsi="Arial" w:cs="Arial"/>
              </w:rPr>
            </w:pPr>
            <w:r w:rsidRPr="006D3001">
              <w:rPr>
                <w:rFonts w:ascii="Arial" w:hAnsi="Arial" w:cs="Arial"/>
              </w:rPr>
              <w:t xml:space="preserve">Web UI for fast lookup by </w:t>
            </w:r>
            <w:r>
              <w:rPr>
                <w:rFonts w:ascii="Arial" w:hAnsi="Arial" w:cs="Arial"/>
              </w:rPr>
              <w:t>CSO</w:t>
            </w:r>
            <w:r w:rsidRPr="006D3001">
              <w:rPr>
                <w:rFonts w:ascii="Arial" w:hAnsi="Arial" w:cs="Arial"/>
              </w:rPr>
              <w:t xml:space="preserve"> number; display enriched profile including all stored metadata; provide print-friendly view; mobile-responsive design</w:t>
            </w:r>
          </w:p>
        </w:tc>
        <w:tc>
          <w:tcPr>
            <w:tcW w:w="1377" w:type="dxa"/>
          </w:tcPr>
          <w:p w14:paraId="07558A8A"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6FD559D6" w14:textId="77777777" w:rsidTr="00F05A89">
        <w:tc>
          <w:tcPr>
            <w:tcW w:w="959" w:type="dxa"/>
            <w:shd w:val="clear" w:color="auto" w:fill="D56C38"/>
          </w:tcPr>
          <w:p w14:paraId="4A11C534"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w:t>
            </w:r>
            <w:r>
              <w:rPr>
                <w:rFonts w:ascii="Arial" w:hAnsi="Arial" w:cs="Arial"/>
                <w:b/>
                <w:bCs/>
                <w:color w:val="FFFFFF" w:themeColor="background1"/>
              </w:rPr>
              <w:t>11</w:t>
            </w:r>
          </w:p>
        </w:tc>
        <w:tc>
          <w:tcPr>
            <w:tcW w:w="1559" w:type="dxa"/>
          </w:tcPr>
          <w:p w14:paraId="26C74B03" w14:textId="77777777" w:rsidR="00AE4D15" w:rsidRPr="006D3001" w:rsidRDefault="00AE4D15" w:rsidP="00F05A89">
            <w:pPr>
              <w:rPr>
                <w:rFonts w:ascii="Arial" w:hAnsi="Arial" w:cs="Arial"/>
              </w:rPr>
            </w:pPr>
            <w:r w:rsidRPr="006D3001">
              <w:rPr>
                <w:rFonts w:ascii="Arial" w:hAnsi="Arial" w:cs="Arial"/>
              </w:rPr>
              <w:t>GIS Integration</w:t>
            </w:r>
          </w:p>
        </w:tc>
        <w:tc>
          <w:tcPr>
            <w:tcW w:w="4961" w:type="dxa"/>
          </w:tcPr>
          <w:p w14:paraId="469573E0" w14:textId="77777777" w:rsidR="00AE4D15" w:rsidRPr="006D3001" w:rsidRDefault="00AE4D15" w:rsidP="00F05A89">
            <w:pPr>
              <w:rPr>
                <w:rFonts w:ascii="Arial" w:hAnsi="Arial" w:cs="Arial"/>
              </w:rPr>
            </w:pPr>
            <w:r w:rsidRPr="006D3001">
              <w:rPr>
                <w:rFonts w:ascii="Arial" w:hAnsi="Arial" w:cs="Arial"/>
              </w:rPr>
              <w:t>Geographic search capability; map visualization of CSO distribution; filter by geographic boundaries; support distance-based search</w:t>
            </w:r>
          </w:p>
        </w:tc>
        <w:tc>
          <w:tcPr>
            <w:tcW w:w="1377" w:type="dxa"/>
          </w:tcPr>
          <w:p w14:paraId="6E8B44A5" w14:textId="77777777" w:rsidR="00AE4D15" w:rsidRPr="006D3001" w:rsidRDefault="00AE4D15" w:rsidP="00F05A89">
            <w:pPr>
              <w:rPr>
                <w:rFonts w:ascii="Arial" w:hAnsi="Arial" w:cs="Arial"/>
              </w:rPr>
            </w:pPr>
            <w:r>
              <w:rPr>
                <w:rFonts w:ascii="Arial" w:hAnsi="Arial" w:cs="Arial"/>
              </w:rPr>
              <w:t>Must Have</w:t>
            </w:r>
          </w:p>
        </w:tc>
      </w:tr>
    </w:tbl>
    <w:p w14:paraId="66E45629" w14:textId="77777777" w:rsidR="00AE4D15" w:rsidRDefault="00AE4D15" w:rsidP="00025B42">
      <w:pPr>
        <w:pStyle w:val="ListParagraph"/>
        <w:ind w:left="1080"/>
        <w:rPr>
          <w:rFonts w:ascii="Arial" w:hAnsi="Arial"/>
          <w:b/>
          <w:bCs/>
          <w:sz w:val="28"/>
          <w:szCs w:val="28"/>
        </w:rPr>
      </w:pPr>
    </w:p>
    <w:p w14:paraId="60CA40A1" w14:textId="77777777" w:rsidR="00AE4D15" w:rsidRPr="009A0639" w:rsidRDefault="00AE4D15" w:rsidP="00025B42">
      <w:pPr>
        <w:pStyle w:val="ListParagraph"/>
        <w:numPr>
          <w:ilvl w:val="1"/>
          <w:numId w:val="31"/>
        </w:numPr>
        <w:rPr>
          <w:rFonts w:ascii="Arial" w:hAnsi="Arial"/>
          <w:b/>
          <w:bCs/>
          <w:sz w:val="28"/>
          <w:szCs w:val="28"/>
        </w:rPr>
      </w:pPr>
      <w:r w:rsidRPr="009A0639">
        <w:rPr>
          <w:rFonts w:ascii="Arial" w:hAnsi="Arial"/>
          <w:b/>
          <w:bCs/>
          <w:sz w:val="28"/>
          <w:szCs w:val="28"/>
        </w:rPr>
        <w:t>Data Extraction and Reporting Requirements</w:t>
      </w:r>
    </w:p>
    <w:tbl>
      <w:tblPr>
        <w:tblStyle w:val="TableGrid"/>
        <w:tblW w:w="0" w:type="auto"/>
        <w:tblLook w:val="04A0" w:firstRow="1" w:lastRow="0" w:firstColumn="1" w:lastColumn="0" w:noHBand="0" w:noVBand="1"/>
      </w:tblPr>
      <w:tblGrid>
        <w:gridCol w:w="959"/>
        <w:gridCol w:w="1984"/>
        <w:gridCol w:w="4536"/>
        <w:gridCol w:w="1377"/>
      </w:tblGrid>
      <w:tr w:rsidR="00AE4D15" w:rsidRPr="006D3001" w14:paraId="35BDD630" w14:textId="77777777" w:rsidTr="00F05A89">
        <w:tc>
          <w:tcPr>
            <w:tcW w:w="959" w:type="dxa"/>
            <w:shd w:val="clear" w:color="auto" w:fill="65735C"/>
          </w:tcPr>
          <w:p w14:paraId="4A1E433E"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 ID</w:t>
            </w:r>
          </w:p>
        </w:tc>
        <w:tc>
          <w:tcPr>
            <w:tcW w:w="1984" w:type="dxa"/>
            <w:shd w:val="clear" w:color="auto" w:fill="65735C"/>
          </w:tcPr>
          <w:p w14:paraId="06068ACD"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Requirement</w:t>
            </w:r>
          </w:p>
        </w:tc>
        <w:tc>
          <w:tcPr>
            <w:tcW w:w="4536" w:type="dxa"/>
            <w:shd w:val="clear" w:color="auto" w:fill="65735C"/>
          </w:tcPr>
          <w:p w14:paraId="440795D1"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Details/Acceptance Criteria</w:t>
            </w:r>
          </w:p>
        </w:tc>
        <w:tc>
          <w:tcPr>
            <w:tcW w:w="1377" w:type="dxa"/>
            <w:shd w:val="clear" w:color="auto" w:fill="65735C"/>
          </w:tcPr>
          <w:p w14:paraId="720B475E"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Priority</w:t>
            </w:r>
          </w:p>
        </w:tc>
      </w:tr>
      <w:tr w:rsidR="00AE4D15" w:rsidRPr="006D3001" w14:paraId="7E8F4ADF" w14:textId="77777777" w:rsidTr="00F05A89">
        <w:tc>
          <w:tcPr>
            <w:tcW w:w="959" w:type="dxa"/>
            <w:shd w:val="clear" w:color="auto" w:fill="D56C38"/>
          </w:tcPr>
          <w:p w14:paraId="4ECEBEC9"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w:t>
            </w:r>
            <w:r>
              <w:rPr>
                <w:rFonts w:ascii="Arial" w:hAnsi="Arial" w:cs="Arial"/>
                <w:b/>
                <w:bCs/>
                <w:color w:val="FFFFFF" w:themeColor="background1"/>
              </w:rPr>
              <w:t>2</w:t>
            </w:r>
          </w:p>
        </w:tc>
        <w:tc>
          <w:tcPr>
            <w:tcW w:w="1984" w:type="dxa"/>
          </w:tcPr>
          <w:p w14:paraId="6C7A0C91" w14:textId="77777777" w:rsidR="00AE4D15" w:rsidRPr="006D3001" w:rsidRDefault="00AE4D15" w:rsidP="00F05A89">
            <w:pPr>
              <w:rPr>
                <w:rFonts w:ascii="Arial" w:hAnsi="Arial" w:cs="Arial"/>
              </w:rPr>
            </w:pPr>
            <w:r w:rsidRPr="006D3001">
              <w:rPr>
                <w:rFonts w:ascii="Arial" w:hAnsi="Arial" w:cs="Arial"/>
              </w:rPr>
              <w:t>Data Extraction</w:t>
            </w:r>
          </w:p>
        </w:tc>
        <w:tc>
          <w:tcPr>
            <w:tcW w:w="4536" w:type="dxa"/>
          </w:tcPr>
          <w:p w14:paraId="214117EE" w14:textId="77777777" w:rsidR="00AE4D15" w:rsidRPr="006D3001" w:rsidRDefault="00AE4D15" w:rsidP="00F05A89">
            <w:pPr>
              <w:rPr>
                <w:rFonts w:ascii="Arial" w:hAnsi="Arial" w:cs="Arial"/>
              </w:rPr>
            </w:pPr>
            <w:r w:rsidRPr="006D3001">
              <w:rPr>
                <w:rFonts w:ascii="Arial" w:hAnsi="Arial" w:cs="Arial"/>
              </w:rPr>
              <w:t xml:space="preserve">Export filtered search results to </w:t>
            </w:r>
            <w:proofErr w:type="gramStart"/>
            <w:r w:rsidRPr="006D3001">
              <w:rPr>
                <w:rFonts w:ascii="Arial" w:hAnsi="Arial" w:cs="Arial"/>
              </w:rPr>
              <w:t>Excel (.</w:t>
            </w:r>
            <w:proofErr w:type="gramEnd"/>
            <w:r w:rsidRPr="006D3001">
              <w:rPr>
                <w:rFonts w:ascii="Arial" w:hAnsi="Arial" w:cs="Arial"/>
              </w:rPr>
              <w:t>xlsx); support configurable column selection; apply export criteria; generate audit log for all exports including user, timestamp, and filter criteria applied</w:t>
            </w:r>
          </w:p>
        </w:tc>
        <w:tc>
          <w:tcPr>
            <w:tcW w:w="1377" w:type="dxa"/>
          </w:tcPr>
          <w:p w14:paraId="593FC5AC"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3D130225" w14:textId="77777777" w:rsidTr="00F05A89">
        <w:tc>
          <w:tcPr>
            <w:tcW w:w="959" w:type="dxa"/>
            <w:shd w:val="clear" w:color="auto" w:fill="D56C38"/>
          </w:tcPr>
          <w:p w14:paraId="5A3842B9"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w:t>
            </w:r>
            <w:r>
              <w:rPr>
                <w:rFonts w:ascii="Arial" w:hAnsi="Arial" w:cs="Arial"/>
                <w:b/>
                <w:bCs/>
                <w:color w:val="FFFFFF" w:themeColor="background1"/>
              </w:rPr>
              <w:t>3</w:t>
            </w:r>
          </w:p>
        </w:tc>
        <w:tc>
          <w:tcPr>
            <w:tcW w:w="1984" w:type="dxa"/>
          </w:tcPr>
          <w:p w14:paraId="3B649AD5" w14:textId="77777777" w:rsidR="00AE4D15" w:rsidRPr="006D3001" w:rsidRDefault="00AE4D15" w:rsidP="00F05A89">
            <w:pPr>
              <w:rPr>
                <w:rFonts w:ascii="Arial" w:hAnsi="Arial" w:cs="Arial"/>
              </w:rPr>
            </w:pPr>
            <w:r w:rsidRPr="006D3001">
              <w:rPr>
                <w:rFonts w:ascii="Arial" w:hAnsi="Arial" w:cs="Arial"/>
              </w:rPr>
              <w:t>Reporting</w:t>
            </w:r>
          </w:p>
        </w:tc>
        <w:tc>
          <w:tcPr>
            <w:tcW w:w="4536" w:type="dxa"/>
          </w:tcPr>
          <w:p w14:paraId="1D94BF3D" w14:textId="77777777" w:rsidR="00AE4D15" w:rsidRPr="006D3001" w:rsidRDefault="00AE4D15" w:rsidP="00F05A89">
            <w:pPr>
              <w:rPr>
                <w:rFonts w:ascii="Arial" w:hAnsi="Arial" w:cs="Arial"/>
              </w:rPr>
            </w:pPr>
            <w:r w:rsidRPr="006D3001">
              <w:rPr>
                <w:rFonts w:ascii="Arial" w:hAnsi="Arial" w:cs="Arial"/>
              </w:rPr>
              <w:t>Generate timeous reports; support both scheduled (daily/weekly/monthly) and on-demand report generation; standard report templates provided</w:t>
            </w:r>
          </w:p>
        </w:tc>
        <w:tc>
          <w:tcPr>
            <w:tcW w:w="1377" w:type="dxa"/>
          </w:tcPr>
          <w:p w14:paraId="6E79432D" w14:textId="77777777" w:rsidR="00AE4D15" w:rsidRPr="006D3001" w:rsidRDefault="00AE4D15" w:rsidP="00F05A89">
            <w:pPr>
              <w:rPr>
                <w:rFonts w:ascii="Arial" w:hAnsi="Arial" w:cs="Arial"/>
              </w:rPr>
            </w:pPr>
            <w:r w:rsidRPr="006D3001">
              <w:rPr>
                <w:rFonts w:ascii="Arial" w:hAnsi="Arial" w:cs="Arial"/>
              </w:rPr>
              <w:t>Should Have</w:t>
            </w:r>
          </w:p>
        </w:tc>
      </w:tr>
      <w:tr w:rsidR="00AE4D15" w:rsidRPr="006D3001" w14:paraId="1F3AC3C6" w14:textId="77777777" w:rsidTr="00F05A89">
        <w:tc>
          <w:tcPr>
            <w:tcW w:w="959" w:type="dxa"/>
            <w:shd w:val="clear" w:color="auto" w:fill="D56C38"/>
          </w:tcPr>
          <w:p w14:paraId="1D461564"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w:t>
            </w:r>
            <w:r>
              <w:rPr>
                <w:rFonts w:ascii="Arial" w:hAnsi="Arial" w:cs="Arial"/>
                <w:b/>
                <w:bCs/>
                <w:color w:val="FFFFFF" w:themeColor="background1"/>
              </w:rPr>
              <w:t>4</w:t>
            </w:r>
          </w:p>
        </w:tc>
        <w:tc>
          <w:tcPr>
            <w:tcW w:w="1984" w:type="dxa"/>
          </w:tcPr>
          <w:p w14:paraId="24AF6FE7" w14:textId="77777777" w:rsidR="00AE4D15" w:rsidRPr="006D3001" w:rsidRDefault="00AE4D15" w:rsidP="00F05A89">
            <w:pPr>
              <w:rPr>
                <w:rFonts w:ascii="Arial" w:hAnsi="Arial" w:cs="Arial"/>
              </w:rPr>
            </w:pPr>
            <w:r w:rsidRPr="006D3001">
              <w:rPr>
                <w:rFonts w:ascii="Arial" w:hAnsi="Arial" w:cs="Arial"/>
              </w:rPr>
              <w:t>Data Portability</w:t>
            </w:r>
          </w:p>
        </w:tc>
        <w:tc>
          <w:tcPr>
            <w:tcW w:w="4536" w:type="dxa"/>
          </w:tcPr>
          <w:p w14:paraId="7964AAD6" w14:textId="77777777" w:rsidR="00AE4D15" w:rsidRPr="006D3001" w:rsidRDefault="00AE4D15" w:rsidP="00F05A89">
            <w:pPr>
              <w:rPr>
                <w:rFonts w:ascii="Arial" w:hAnsi="Arial" w:cs="Arial"/>
              </w:rPr>
            </w:pPr>
            <w:r w:rsidRPr="006D3001">
              <w:rPr>
                <w:rFonts w:ascii="Arial" w:hAnsi="Arial" w:cs="Arial"/>
              </w:rPr>
              <w:t xml:space="preserve">Provide full data extracts on request in agreed formats: SQL dump, CSV, Excel, or database-specific exports; support for </w:t>
            </w:r>
            <w:proofErr w:type="spellStart"/>
            <w:r w:rsidRPr="006D3001">
              <w:rPr>
                <w:rFonts w:ascii="Arial" w:hAnsi="Arial" w:cs="Arial"/>
              </w:rPr>
              <w:t>authorised</w:t>
            </w:r>
            <w:proofErr w:type="spellEnd"/>
            <w:r w:rsidRPr="006D3001">
              <w:rPr>
                <w:rFonts w:ascii="Arial" w:hAnsi="Arial" w:cs="Arial"/>
              </w:rPr>
              <w:t xml:space="preserve"> users only</w:t>
            </w:r>
          </w:p>
        </w:tc>
        <w:tc>
          <w:tcPr>
            <w:tcW w:w="1377" w:type="dxa"/>
          </w:tcPr>
          <w:p w14:paraId="25FABD3E" w14:textId="77777777" w:rsidR="00AE4D15" w:rsidRPr="006D3001" w:rsidRDefault="00AE4D15" w:rsidP="00F05A89">
            <w:pPr>
              <w:rPr>
                <w:rFonts w:ascii="Arial" w:hAnsi="Arial" w:cs="Arial"/>
              </w:rPr>
            </w:pPr>
            <w:r w:rsidRPr="006D3001">
              <w:rPr>
                <w:rFonts w:ascii="Arial" w:hAnsi="Arial" w:cs="Arial"/>
              </w:rPr>
              <w:t>Should Have</w:t>
            </w:r>
          </w:p>
        </w:tc>
      </w:tr>
    </w:tbl>
    <w:p w14:paraId="2C754B03" w14:textId="77777777" w:rsidR="00AE4D15" w:rsidRDefault="00AE4D15" w:rsidP="00AE4D15">
      <w:pPr>
        <w:pStyle w:val="ListParagraph"/>
        <w:ind w:left="993"/>
        <w:rPr>
          <w:rFonts w:ascii="Arial" w:hAnsi="Arial"/>
          <w:b/>
          <w:bCs/>
          <w:sz w:val="28"/>
          <w:szCs w:val="28"/>
        </w:rPr>
      </w:pPr>
    </w:p>
    <w:p w14:paraId="2ACB81E4" w14:textId="77777777" w:rsidR="00AE4D15" w:rsidRPr="00017557" w:rsidRDefault="00AE4D15" w:rsidP="00025B42">
      <w:pPr>
        <w:pStyle w:val="ListParagraph"/>
        <w:numPr>
          <w:ilvl w:val="1"/>
          <w:numId w:val="31"/>
        </w:numPr>
        <w:rPr>
          <w:rFonts w:ascii="Arial" w:hAnsi="Arial"/>
          <w:b/>
          <w:bCs/>
          <w:sz w:val="28"/>
          <w:szCs w:val="28"/>
        </w:rPr>
      </w:pPr>
      <w:r w:rsidRPr="00017557">
        <w:rPr>
          <w:rFonts w:ascii="Arial" w:hAnsi="Arial"/>
          <w:b/>
          <w:bCs/>
          <w:sz w:val="28"/>
          <w:szCs w:val="28"/>
        </w:rPr>
        <w:lastRenderedPageBreak/>
        <w:t>Support and Compliance Requirements</w:t>
      </w:r>
    </w:p>
    <w:tbl>
      <w:tblPr>
        <w:tblStyle w:val="TableGrid"/>
        <w:tblW w:w="0" w:type="auto"/>
        <w:tblLook w:val="04A0" w:firstRow="1" w:lastRow="0" w:firstColumn="1" w:lastColumn="0" w:noHBand="0" w:noVBand="1"/>
      </w:tblPr>
      <w:tblGrid>
        <w:gridCol w:w="959"/>
        <w:gridCol w:w="1561"/>
        <w:gridCol w:w="4961"/>
        <w:gridCol w:w="1185"/>
      </w:tblGrid>
      <w:tr w:rsidR="00AE4D15" w:rsidRPr="006D3001" w14:paraId="1ACC42F4" w14:textId="77777777" w:rsidTr="00F05A89">
        <w:tc>
          <w:tcPr>
            <w:tcW w:w="959" w:type="dxa"/>
            <w:shd w:val="clear" w:color="auto" w:fill="65735C"/>
          </w:tcPr>
          <w:p w14:paraId="5C42CC76"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 ID</w:t>
            </w:r>
          </w:p>
        </w:tc>
        <w:tc>
          <w:tcPr>
            <w:tcW w:w="1561" w:type="dxa"/>
            <w:shd w:val="clear" w:color="auto" w:fill="65735C"/>
          </w:tcPr>
          <w:p w14:paraId="09AAB365"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Requirement</w:t>
            </w:r>
          </w:p>
        </w:tc>
        <w:tc>
          <w:tcPr>
            <w:tcW w:w="4961" w:type="dxa"/>
            <w:shd w:val="clear" w:color="auto" w:fill="65735C"/>
          </w:tcPr>
          <w:p w14:paraId="74B0EC13"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Details/Acceptance Criteria</w:t>
            </w:r>
          </w:p>
        </w:tc>
        <w:tc>
          <w:tcPr>
            <w:tcW w:w="1185" w:type="dxa"/>
            <w:shd w:val="clear" w:color="auto" w:fill="65735C"/>
          </w:tcPr>
          <w:p w14:paraId="425D928F" w14:textId="77777777" w:rsidR="00AE4D15" w:rsidRPr="006D3001" w:rsidRDefault="00AE4D15" w:rsidP="00F05A89">
            <w:pPr>
              <w:rPr>
                <w:rFonts w:ascii="Arial" w:hAnsi="Arial" w:cs="Arial"/>
                <w:color w:val="FFFFFF" w:themeColor="background1"/>
              </w:rPr>
            </w:pPr>
            <w:r w:rsidRPr="006D3001">
              <w:rPr>
                <w:rFonts w:ascii="Arial" w:hAnsi="Arial" w:cs="Arial"/>
                <w:b/>
                <w:color w:val="FFFFFF" w:themeColor="background1"/>
              </w:rPr>
              <w:t>Priority</w:t>
            </w:r>
          </w:p>
        </w:tc>
      </w:tr>
      <w:tr w:rsidR="00AE4D15" w:rsidRPr="006D3001" w14:paraId="1AC8458A" w14:textId="77777777" w:rsidTr="00F05A89">
        <w:tc>
          <w:tcPr>
            <w:tcW w:w="959" w:type="dxa"/>
            <w:shd w:val="clear" w:color="auto" w:fill="D56C38"/>
          </w:tcPr>
          <w:p w14:paraId="29315DAA"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FR-15</w:t>
            </w:r>
          </w:p>
        </w:tc>
        <w:tc>
          <w:tcPr>
            <w:tcW w:w="1561" w:type="dxa"/>
          </w:tcPr>
          <w:p w14:paraId="65E3001F" w14:textId="77777777" w:rsidR="00AE4D15" w:rsidRPr="006D3001" w:rsidRDefault="00AE4D15" w:rsidP="00F05A89">
            <w:pPr>
              <w:rPr>
                <w:rFonts w:ascii="Arial" w:hAnsi="Arial" w:cs="Arial"/>
              </w:rPr>
            </w:pPr>
            <w:r w:rsidRPr="006D3001">
              <w:rPr>
                <w:rFonts w:ascii="Arial" w:hAnsi="Arial" w:cs="Arial"/>
              </w:rPr>
              <w:t>Audit Support</w:t>
            </w:r>
          </w:p>
        </w:tc>
        <w:tc>
          <w:tcPr>
            <w:tcW w:w="4961" w:type="dxa"/>
          </w:tcPr>
          <w:p w14:paraId="50889C66" w14:textId="77777777" w:rsidR="00AE4D15" w:rsidRPr="006D3001" w:rsidRDefault="00AE4D15" w:rsidP="00F05A89">
            <w:pPr>
              <w:rPr>
                <w:rFonts w:ascii="Arial" w:hAnsi="Arial" w:cs="Arial"/>
              </w:rPr>
            </w:pPr>
            <w:r w:rsidRPr="006D3001">
              <w:rPr>
                <w:rFonts w:ascii="Arial" w:hAnsi="Arial" w:cs="Arial"/>
              </w:rPr>
              <w:t>Facilitate one annual audit/assessment by Kagiso of security and data management practices; provide access to logs and documentation</w:t>
            </w:r>
          </w:p>
        </w:tc>
        <w:tc>
          <w:tcPr>
            <w:tcW w:w="1185" w:type="dxa"/>
          </w:tcPr>
          <w:p w14:paraId="23E4C78E"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704CBD78" w14:textId="77777777" w:rsidTr="00F05A89">
        <w:tc>
          <w:tcPr>
            <w:tcW w:w="959" w:type="dxa"/>
            <w:shd w:val="clear" w:color="auto" w:fill="D56C38"/>
          </w:tcPr>
          <w:p w14:paraId="10208665"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w:t>
            </w:r>
            <w:r>
              <w:rPr>
                <w:rFonts w:ascii="Arial" w:hAnsi="Arial" w:cs="Arial"/>
                <w:b/>
                <w:bCs/>
                <w:color w:val="FFFFFF" w:themeColor="background1"/>
              </w:rPr>
              <w:t>6</w:t>
            </w:r>
          </w:p>
        </w:tc>
        <w:tc>
          <w:tcPr>
            <w:tcW w:w="1561" w:type="dxa"/>
          </w:tcPr>
          <w:p w14:paraId="4AD07A34" w14:textId="77777777" w:rsidR="00AE4D15" w:rsidRPr="006D3001" w:rsidRDefault="00AE4D15" w:rsidP="00F05A89">
            <w:pPr>
              <w:rPr>
                <w:rFonts w:ascii="Arial" w:hAnsi="Arial" w:cs="Arial"/>
              </w:rPr>
            </w:pPr>
            <w:r w:rsidRPr="006D3001">
              <w:rPr>
                <w:rFonts w:ascii="Arial" w:hAnsi="Arial" w:cs="Arial"/>
              </w:rPr>
              <w:t>Breach Notification</w:t>
            </w:r>
          </w:p>
        </w:tc>
        <w:tc>
          <w:tcPr>
            <w:tcW w:w="4961" w:type="dxa"/>
          </w:tcPr>
          <w:p w14:paraId="3AECE87E" w14:textId="77777777" w:rsidR="00AE4D15" w:rsidRPr="006D3001" w:rsidRDefault="00AE4D15" w:rsidP="00F05A89">
            <w:pPr>
              <w:rPr>
                <w:rFonts w:ascii="Arial" w:hAnsi="Arial" w:cs="Arial"/>
              </w:rPr>
            </w:pPr>
            <w:r w:rsidRPr="006D3001">
              <w:rPr>
                <w:rFonts w:ascii="Arial" w:hAnsi="Arial" w:cs="Arial"/>
              </w:rPr>
              <w:t xml:space="preserve">Notify Kagiso within 1 </w:t>
            </w:r>
            <w:proofErr w:type="gramStart"/>
            <w:r w:rsidRPr="006D3001">
              <w:rPr>
                <w:rFonts w:ascii="Arial" w:hAnsi="Arial" w:cs="Arial"/>
              </w:rPr>
              <w:t>hours</w:t>
            </w:r>
            <w:proofErr w:type="gramEnd"/>
            <w:r w:rsidRPr="006D3001">
              <w:rPr>
                <w:rFonts w:ascii="Arial" w:hAnsi="Arial" w:cs="Arial"/>
              </w:rPr>
              <w:t xml:space="preserve"> of any </w:t>
            </w:r>
            <w:proofErr w:type="spellStart"/>
            <w:r w:rsidRPr="006D3001">
              <w:rPr>
                <w:rFonts w:ascii="Arial" w:hAnsi="Arial" w:cs="Arial"/>
              </w:rPr>
              <w:t>unauthorised</w:t>
            </w:r>
            <w:proofErr w:type="spellEnd"/>
            <w:r w:rsidRPr="006D3001">
              <w:rPr>
                <w:rFonts w:ascii="Arial" w:hAnsi="Arial" w:cs="Arial"/>
              </w:rPr>
              <w:t xml:space="preserve"> processing, loss, damage, or breach of Personal Information</w:t>
            </w:r>
          </w:p>
        </w:tc>
        <w:tc>
          <w:tcPr>
            <w:tcW w:w="1185" w:type="dxa"/>
          </w:tcPr>
          <w:p w14:paraId="2DA00E2E"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70FA68C2" w14:textId="77777777" w:rsidTr="00F05A89">
        <w:tc>
          <w:tcPr>
            <w:tcW w:w="959" w:type="dxa"/>
            <w:shd w:val="clear" w:color="auto" w:fill="D56C38"/>
          </w:tcPr>
          <w:p w14:paraId="4B0D9EBA" w14:textId="77777777" w:rsidR="00AE4D15" w:rsidRPr="006D3001" w:rsidRDefault="00AE4D15" w:rsidP="00F05A89">
            <w:pPr>
              <w:rPr>
                <w:rFonts w:ascii="Arial" w:hAnsi="Arial" w:cs="Arial"/>
                <w:b/>
                <w:bCs/>
                <w:color w:val="FFFFFF" w:themeColor="background1"/>
              </w:rPr>
            </w:pPr>
            <w:r w:rsidRPr="006D3001">
              <w:rPr>
                <w:rFonts w:ascii="Arial" w:hAnsi="Arial" w:cs="Arial"/>
                <w:b/>
                <w:bCs/>
                <w:color w:val="FFFFFF" w:themeColor="background1"/>
              </w:rPr>
              <w:t>FR-1</w:t>
            </w:r>
            <w:r>
              <w:rPr>
                <w:rFonts w:ascii="Arial" w:hAnsi="Arial" w:cs="Arial"/>
                <w:b/>
                <w:bCs/>
                <w:color w:val="FFFFFF" w:themeColor="background1"/>
              </w:rPr>
              <w:t>7</w:t>
            </w:r>
          </w:p>
        </w:tc>
        <w:tc>
          <w:tcPr>
            <w:tcW w:w="1561" w:type="dxa"/>
          </w:tcPr>
          <w:p w14:paraId="648F2268" w14:textId="77777777" w:rsidR="00AE4D15" w:rsidRPr="006D3001" w:rsidRDefault="00AE4D15" w:rsidP="00F05A89">
            <w:pPr>
              <w:rPr>
                <w:rFonts w:ascii="Arial" w:hAnsi="Arial" w:cs="Arial"/>
              </w:rPr>
            </w:pPr>
            <w:r w:rsidRPr="006D3001">
              <w:rPr>
                <w:rFonts w:ascii="Arial" w:hAnsi="Arial" w:cs="Arial"/>
              </w:rPr>
              <w:t>Processing Records</w:t>
            </w:r>
          </w:p>
        </w:tc>
        <w:tc>
          <w:tcPr>
            <w:tcW w:w="4961" w:type="dxa"/>
          </w:tcPr>
          <w:p w14:paraId="6227CBA4" w14:textId="77777777" w:rsidR="00AE4D15" w:rsidRPr="006D3001" w:rsidRDefault="00AE4D15" w:rsidP="00F05A89">
            <w:pPr>
              <w:rPr>
                <w:rFonts w:ascii="Arial" w:hAnsi="Arial" w:cs="Arial"/>
              </w:rPr>
            </w:pPr>
            <w:r w:rsidRPr="006D3001">
              <w:rPr>
                <w:rFonts w:ascii="Arial" w:hAnsi="Arial" w:cs="Arial"/>
              </w:rPr>
              <w:t>Maintain records of Personal Information processing within CSO database per POPI</w:t>
            </w:r>
            <w:r>
              <w:rPr>
                <w:rFonts w:ascii="Arial" w:hAnsi="Arial" w:cs="Arial"/>
              </w:rPr>
              <w:t>A</w:t>
            </w:r>
            <w:r w:rsidRPr="006D3001">
              <w:rPr>
                <w:rFonts w:ascii="Arial" w:hAnsi="Arial" w:cs="Arial"/>
              </w:rPr>
              <w:t>; accessible for audit</w:t>
            </w:r>
          </w:p>
        </w:tc>
        <w:tc>
          <w:tcPr>
            <w:tcW w:w="1185" w:type="dxa"/>
          </w:tcPr>
          <w:p w14:paraId="2BBC46F1" w14:textId="77777777" w:rsidR="00AE4D15" w:rsidRPr="006D3001" w:rsidRDefault="00AE4D15" w:rsidP="00F05A89">
            <w:pPr>
              <w:rPr>
                <w:rFonts w:ascii="Arial" w:hAnsi="Arial" w:cs="Arial"/>
              </w:rPr>
            </w:pPr>
            <w:r w:rsidRPr="006D3001">
              <w:rPr>
                <w:rFonts w:ascii="Arial" w:hAnsi="Arial" w:cs="Arial"/>
              </w:rPr>
              <w:t>Must Have</w:t>
            </w:r>
          </w:p>
        </w:tc>
      </w:tr>
    </w:tbl>
    <w:p w14:paraId="5191D92E" w14:textId="77777777" w:rsidR="00AE4D15" w:rsidRPr="006D3001" w:rsidRDefault="00AE4D15" w:rsidP="00AE4D15">
      <w:pPr>
        <w:rPr>
          <w:rFonts w:ascii="Arial" w:hAnsi="Arial" w:cs="Arial"/>
        </w:rPr>
      </w:pPr>
    </w:p>
    <w:p w14:paraId="6345998B" w14:textId="77777777" w:rsidR="00AE4D15" w:rsidRDefault="00AE4D15" w:rsidP="00AE4D15">
      <w:pPr>
        <w:rPr>
          <w:rFonts w:ascii="Arial" w:hAnsi="Arial"/>
          <w:b/>
          <w:bCs/>
          <w:sz w:val="28"/>
          <w:szCs w:val="28"/>
        </w:rPr>
      </w:pPr>
    </w:p>
    <w:p w14:paraId="00204F8D" w14:textId="77777777" w:rsidR="00AE4D15" w:rsidRPr="00491E44" w:rsidRDefault="00AE4D15" w:rsidP="00025B42">
      <w:pPr>
        <w:pStyle w:val="ListParagraph"/>
        <w:numPr>
          <w:ilvl w:val="1"/>
          <w:numId w:val="31"/>
        </w:numPr>
        <w:rPr>
          <w:rFonts w:ascii="Arial" w:hAnsi="Arial"/>
          <w:b/>
          <w:bCs/>
          <w:sz w:val="28"/>
          <w:szCs w:val="28"/>
        </w:rPr>
      </w:pPr>
      <w:r w:rsidRPr="00491E44">
        <w:rPr>
          <w:rFonts w:ascii="Arial" w:hAnsi="Arial"/>
          <w:b/>
          <w:bCs/>
          <w:sz w:val="28"/>
          <w:szCs w:val="28"/>
        </w:rPr>
        <w:t>Dashboard and Analytics Requirements</w:t>
      </w:r>
    </w:p>
    <w:p w14:paraId="729896D5" w14:textId="77777777" w:rsidR="00AE4D15" w:rsidRPr="00491E44" w:rsidRDefault="00AE4D15" w:rsidP="00025B42">
      <w:pPr>
        <w:pStyle w:val="ListParagraph"/>
        <w:numPr>
          <w:ilvl w:val="2"/>
          <w:numId w:val="31"/>
        </w:numPr>
        <w:ind w:left="993"/>
        <w:rPr>
          <w:rFonts w:ascii="Arial" w:hAnsi="Arial"/>
          <w:b/>
          <w:bCs/>
          <w:sz w:val="28"/>
          <w:szCs w:val="28"/>
        </w:rPr>
      </w:pPr>
      <w:r w:rsidRPr="00491E44">
        <w:rPr>
          <w:rFonts w:ascii="Arial" w:hAnsi="Arial"/>
          <w:b/>
          <w:bCs/>
          <w:sz w:val="28"/>
          <w:szCs w:val="28"/>
        </w:rPr>
        <w:t>Analytics Dashboard Requirements</w:t>
      </w:r>
    </w:p>
    <w:tbl>
      <w:tblPr>
        <w:tblStyle w:val="TableGrid"/>
        <w:tblW w:w="0" w:type="auto"/>
        <w:tblLook w:val="04A0" w:firstRow="1" w:lastRow="0" w:firstColumn="1" w:lastColumn="0" w:noHBand="0" w:noVBand="1"/>
      </w:tblPr>
      <w:tblGrid>
        <w:gridCol w:w="959"/>
        <w:gridCol w:w="1574"/>
        <w:gridCol w:w="5253"/>
        <w:gridCol w:w="1070"/>
      </w:tblGrid>
      <w:tr w:rsidR="00AE4D15" w:rsidRPr="00491E44" w14:paraId="40CFFBC0" w14:textId="77777777" w:rsidTr="00F05A89">
        <w:tc>
          <w:tcPr>
            <w:tcW w:w="959" w:type="dxa"/>
            <w:shd w:val="clear" w:color="auto" w:fill="65735C"/>
            <w:hideMark/>
          </w:tcPr>
          <w:p w14:paraId="62DF5593"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 ID</w:t>
            </w:r>
          </w:p>
        </w:tc>
        <w:tc>
          <w:tcPr>
            <w:tcW w:w="1574" w:type="dxa"/>
            <w:shd w:val="clear" w:color="auto" w:fill="65735C"/>
            <w:hideMark/>
          </w:tcPr>
          <w:p w14:paraId="2CE2DBB8"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Requirement</w:t>
            </w:r>
          </w:p>
        </w:tc>
        <w:tc>
          <w:tcPr>
            <w:tcW w:w="0" w:type="auto"/>
            <w:shd w:val="clear" w:color="auto" w:fill="65735C"/>
            <w:hideMark/>
          </w:tcPr>
          <w:p w14:paraId="1613EA3A"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Details/Acceptance Criteria</w:t>
            </w:r>
          </w:p>
        </w:tc>
        <w:tc>
          <w:tcPr>
            <w:tcW w:w="0" w:type="auto"/>
            <w:shd w:val="clear" w:color="auto" w:fill="65735C"/>
            <w:hideMark/>
          </w:tcPr>
          <w:p w14:paraId="150D7862"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Priority</w:t>
            </w:r>
          </w:p>
        </w:tc>
      </w:tr>
      <w:tr w:rsidR="00AE4D15" w:rsidRPr="00491E44" w14:paraId="617A70AD" w14:textId="77777777" w:rsidTr="00F05A89">
        <w:tc>
          <w:tcPr>
            <w:tcW w:w="959" w:type="dxa"/>
            <w:shd w:val="clear" w:color="auto" w:fill="D56C38"/>
            <w:hideMark/>
          </w:tcPr>
          <w:p w14:paraId="05F9DEC7"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FR-18</w:t>
            </w:r>
          </w:p>
        </w:tc>
        <w:tc>
          <w:tcPr>
            <w:tcW w:w="1574" w:type="dxa"/>
            <w:hideMark/>
          </w:tcPr>
          <w:p w14:paraId="5DE42C97" w14:textId="77777777" w:rsidR="00AE4D15" w:rsidRPr="00491E44" w:rsidRDefault="00AE4D15" w:rsidP="00F05A89">
            <w:pPr>
              <w:spacing w:after="200" w:line="276" w:lineRule="auto"/>
              <w:rPr>
                <w:rFonts w:ascii="Arial" w:hAnsi="Arial" w:cs="Arial"/>
              </w:rPr>
            </w:pPr>
            <w:r w:rsidRPr="00491E44">
              <w:rPr>
                <w:rFonts w:ascii="Arial" w:hAnsi="Arial" w:cs="Arial"/>
              </w:rPr>
              <w:t>Executive Dashboard</w:t>
            </w:r>
          </w:p>
        </w:tc>
        <w:tc>
          <w:tcPr>
            <w:tcW w:w="0" w:type="auto"/>
            <w:hideMark/>
          </w:tcPr>
          <w:p w14:paraId="158F94D2" w14:textId="77777777" w:rsidR="00AE4D15" w:rsidRPr="00491E44" w:rsidRDefault="00AE4D15" w:rsidP="00F05A89">
            <w:pPr>
              <w:spacing w:after="200" w:line="276" w:lineRule="auto"/>
              <w:rPr>
                <w:rFonts w:ascii="Arial" w:hAnsi="Arial" w:cs="Arial"/>
              </w:rPr>
            </w:pPr>
            <w:r w:rsidRPr="00491E44">
              <w:rPr>
                <w:rFonts w:ascii="Arial" w:hAnsi="Arial" w:cs="Arial"/>
              </w:rPr>
              <w:t>Provide high-level summary dashboard for CSSP Head displaying total CSOs, verified records, records by province, records by sector, and registration trends; data refreshed daily; filterable by date range</w:t>
            </w:r>
          </w:p>
        </w:tc>
        <w:tc>
          <w:tcPr>
            <w:tcW w:w="0" w:type="auto"/>
            <w:hideMark/>
          </w:tcPr>
          <w:p w14:paraId="404CE859"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1DF36319" w14:textId="77777777" w:rsidTr="00F05A89">
        <w:tc>
          <w:tcPr>
            <w:tcW w:w="959" w:type="dxa"/>
            <w:shd w:val="clear" w:color="auto" w:fill="D56C38"/>
            <w:hideMark/>
          </w:tcPr>
          <w:p w14:paraId="31418E97"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FR-19</w:t>
            </w:r>
          </w:p>
        </w:tc>
        <w:tc>
          <w:tcPr>
            <w:tcW w:w="1574" w:type="dxa"/>
            <w:hideMark/>
          </w:tcPr>
          <w:p w14:paraId="3B08065B" w14:textId="77777777" w:rsidR="00AE4D15" w:rsidRPr="00491E44" w:rsidRDefault="00AE4D15" w:rsidP="00F05A89">
            <w:pPr>
              <w:spacing w:after="200" w:line="276" w:lineRule="auto"/>
              <w:rPr>
                <w:rFonts w:ascii="Arial" w:hAnsi="Arial" w:cs="Arial"/>
              </w:rPr>
            </w:pPr>
            <w:r w:rsidRPr="00491E44">
              <w:rPr>
                <w:rFonts w:ascii="Arial" w:hAnsi="Arial" w:cs="Arial"/>
              </w:rPr>
              <w:t>CSO Distribution Analytics</w:t>
            </w:r>
          </w:p>
        </w:tc>
        <w:tc>
          <w:tcPr>
            <w:tcW w:w="0" w:type="auto"/>
            <w:hideMark/>
          </w:tcPr>
          <w:p w14:paraId="3DE8A02F" w14:textId="77777777" w:rsidR="00AE4D15" w:rsidRPr="00491E44" w:rsidRDefault="00AE4D15" w:rsidP="00F05A89">
            <w:pPr>
              <w:spacing w:after="200" w:line="276" w:lineRule="auto"/>
              <w:rPr>
                <w:rFonts w:ascii="Arial" w:hAnsi="Arial" w:cs="Arial"/>
              </w:rPr>
            </w:pPr>
            <w:proofErr w:type="spellStart"/>
            <w:r w:rsidRPr="00491E44">
              <w:rPr>
                <w:rFonts w:ascii="Arial" w:hAnsi="Arial" w:cs="Arial"/>
              </w:rPr>
              <w:t>Visualise</w:t>
            </w:r>
            <w:proofErr w:type="spellEnd"/>
            <w:r w:rsidRPr="00491E44">
              <w:rPr>
                <w:rFonts w:ascii="Arial" w:hAnsi="Arial" w:cs="Arial"/>
              </w:rPr>
              <w:t xml:space="preserve"> CSO distribution by province, district, and city; display counts and percentages; support drill-down functionality from province to district to city; integrate with GIS view where enabled</w:t>
            </w:r>
          </w:p>
        </w:tc>
        <w:tc>
          <w:tcPr>
            <w:tcW w:w="0" w:type="auto"/>
            <w:hideMark/>
          </w:tcPr>
          <w:p w14:paraId="2055FDB9"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16047425" w14:textId="77777777" w:rsidTr="00F05A89">
        <w:tc>
          <w:tcPr>
            <w:tcW w:w="959" w:type="dxa"/>
            <w:shd w:val="clear" w:color="auto" w:fill="D56C38"/>
            <w:hideMark/>
          </w:tcPr>
          <w:p w14:paraId="1D2D7519"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FR-20</w:t>
            </w:r>
          </w:p>
        </w:tc>
        <w:tc>
          <w:tcPr>
            <w:tcW w:w="1574" w:type="dxa"/>
            <w:hideMark/>
          </w:tcPr>
          <w:p w14:paraId="73F210B4" w14:textId="77777777" w:rsidR="00AE4D15" w:rsidRPr="00491E44" w:rsidRDefault="00AE4D15" w:rsidP="00F05A89">
            <w:pPr>
              <w:spacing w:after="200" w:line="276" w:lineRule="auto"/>
              <w:rPr>
                <w:rFonts w:ascii="Arial" w:hAnsi="Arial" w:cs="Arial"/>
              </w:rPr>
            </w:pPr>
            <w:r w:rsidRPr="00491E44">
              <w:rPr>
                <w:rFonts w:ascii="Arial" w:hAnsi="Arial" w:cs="Arial"/>
              </w:rPr>
              <w:t>Sector Analysis Dashboard</w:t>
            </w:r>
          </w:p>
        </w:tc>
        <w:tc>
          <w:tcPr>
            <w:tcW w:w="0" w:type="auto"/>
            <w:hideMark/>
          </w:tcPr>
          <w:p w14:paraId="2877B451" w14:textId="77777777" w:rsidR="00AE4D15" w:rsidRPr="00491E44" w:rsidRDefault="00AE4D15" w:rsidP="00F05A89">
            <w:pPr>
              <w:spacing w:after="200" w:line="276" w:lineRule="auto"/>
              <w:rPr>
                <w:rFonts w:ascii="Arial" w:hAnsi="Arial" w:cs="Arial"/>
              </w:rPr>
            </w:pPr>
            <w:r w:rsidRPr="00491E44">
              <w:rPr>
                <w:rFonts w:ascii="Arial" w:hAnsi="Arial" w:cs="Arial"/>
              </w:rPr>
              <w:t>Display CSO counts by primary sector classification; support multi-sector comparison; enable filtering by province and registration date; provide graphical formats (bar, pie, trend charts)</w:t>
            </w:r>
          </w:p>
        </w:tc>
        <w:tc>
          <w:tcPr>
            <w:tcW w:w="0" w:type="auto"/>
            <w:hideMark/>
          </w:tcPr>
          <w:p w14:paraId="134D42B2"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7CAA88DD" w14:textId="77777777" w:rsidTr="00F05A89">
        <w:tc>
          <w:tcPr>
            <w:tcW w:w="959" w:type="dxa"/>
            <w:shd w:val="clear" w:color="auto" w:fill="D56C38"/>
            <w:hideMark/>
          </w:tcPr>
          <w:p w14:paraId="43E85BE0"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FR-21</w:t>
            </w:r>
          </w:p>
        </w:tc>
        <w:tc>
          <w:tcPr>
            <w:tcW w:w="1574" w:type="dxa"/>
            <w:hideMark/>
          </w:tcPr>
          <w:p w14:paraId="44196F33" w14:textId="77777777" w:rsidR="00AE4D15" w:rsidRPr="00491E44" w:rsidRDefault="00AE4D15" w:rsidP="00F05A89">
            <w:pPr>
              <w:spacing w:after="200" w:line="276" w:lineRule="auto"/>
              <w:rPr>
                <w:rFonts w:ascii="Arial" w:hAnsi="Arial" w:cs="Arial"/>
              </w:rPr>
            </w:pPr>
            <w:r w:rsidRPr="00491E44">
              <w:rPr>
                <w:rFonts w:ascii="Arial" w:hAnsi="Arial" w:cs="Arial"/>
              </w:rPr>
              <w:t>Registration Trends Dashboard</w:t>
            </w:r>
          </w:p>
        </w:tc>
        <w:tc>
          <w:tcPr>
            <w:tcW w:w="0" w:type="auto"/>
            <w:hideMark/>
          </w:tcPr>
          <w:p w14:paraId="1ECBD4AA" w14:textId="77777777" w:rsidR="00AE4D15" w:rsidRPr="00491E44" w:rsidRDefault="00AE4D15" w:rsidP="00F05A89">
            <w:pPr>
              <w:spacing w:after="200" w:line="276" w:lineRule="auto"/>
              <w:rPr>
                <w:rFonts w:ascii="Arial" w:hAnsi="Arial" w:cs="Arial"/>
              </w:rPr>
            </w:pPr>
            <w:r w:rsidRPr="00491E44">
              <w:rPr>
                <w:rFonts w:ascii="Arial" w:hAnsi="Arial" w:cs="Arial"/>
              </w:rPr>
              <w:t>Show registration trends over time (monthly, quarterly, yearly); highlight growth patterns; enable filtering by province and sector; exportable visual reports</w:t>
            </w:r>
          </w:p>
        </w:tc>
        <w:tc>
          <w:tcPr>
            <w:tcW w:w="0" w:type="auto"/>
            <w:hideMark/>
          </w:tcPr>
          <w:p w14:paraId="0CAA4F22" w14:textId="77777777" w:rsidR="00AE4D15" w:rsidRPr="00491E44" w:rsidRDefault="00AE4D15" w:rsidP="00F05A89">
            <w:pPr>
              <w:spacing w:after="200" w:line="276" w:lineRule="auto"/>
              <w:rPr>
                <w:rFonts w:ascii="Arial" w:hAnsi="Arial" w:cs="Arial"/>
              </w:rPr>
            </w:pPr>
            <w:r w:rsidRPr="00491E44">
              <w:rPr>
                <w:rFonts w:ascii="Arial" w:hAnsi="Arial" w:cs="Arial"/>
              </w:rPr>
              <w:t>Should Have</w:t>
            </w:r>
          </w:p>
        </w:tc>
      </w:tr>
      <w:tr w:rsidR="00AE4D15" w:rsidRPr="00491E44" w14:paraId="69F614BB" w14:textId="77777777" w:rsidTr="00F05A89">
        <w:tc>
          <w:tcPr>
            <w:tcW w:w="959" w:type="dxa"/>
            <w:shd w:val="clear" w:color="auto" w:fill="D56C38"/>
            <w:hideMark/>
          </w:tcPr>
          <w:p w14:paraId="35518B5C"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FR-22</w:t>
            </w:r>
          </w:p>
        </w:tc>
        <w:tc>
          <w:tcPr>
            <w:tcW w:w="1574" w:type="dxa"/>
            <w:hideMark/>
          </w:tcPr>
          <w:p w14:paraId="145C12AE" w14:textId="77777777" w:rsidR="00AE4D15" w:rsidRPr="00491E44" w:rsidRDefault="00AE4D15" w:rsidP="00F05A89">
            <w:pPr>
              <w:spacing w:after="200" w:line="276" w:lineRule="auto"/>
              <w:rPr>
                <w:rFonts w:ascii="Arial" w:hAnsi="Arial" w:cs="Arial"/>
              </w:rPr>
            </w:pPr>
            <w:r w:rsidRPr="00491E44">
              <w:rPr>
                <w:rFonts w:ascii="Arial" w:hAnsi="Arial" w:cs="Arial"/>
              </w:rPr>
              <w:t>Data Quality Dashboard</w:t>
            </w:r>
          </w:p>
        </w:tc>
        <w:tc>
          <w:tcPr>
            <w:tcW w:w="0" w:type="auto"/>
            <w:hideMark/>
          </w:tcPr>
          <w:p w14:paraId="2B4550EA"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Display completeness score, duplicate count, missing required fields, and validation error trends; show ≥85% completeness target; highlight high-risk </w:t>
            </w:r>
            <w:r w:rsidRPr="00491E44">
              <w:rPr>
                <w:rFonts w:ascii="Arial" w:hAnsi="Arial" w:cs="Arial"/>
              </w:rPr>
              <w:lastRenderedPageBreak/>
              <w:t>data gaps</w:t>
            </w:r>
          </w:p>
        </w:tc>
        <w:tc>
          <w:tcPr>
            <w:tcW w:w="0" w:type="auto"/>
            <w:hideMark/>
          </w:tcPr>
          <w:p w14:paraId="1D3DE139" w14:textId="77777777" w:rsidR="00AE4D15" w:rsidRPr="00491E44" w:rsidRDefault="00AE4D15" w:rsidP="00F05A89">
            <w:pPr>
              <w:spacing w:after="200" w:line="276" w:lineRule="auto"/>
              <w:rPr>
                <w:rFonts w:ascii="Arial" w:hAnsi="Arial" w:cs="Arial"/>
              </w:rPr>
            </w:pPr>
            <w:r w:rsidRPr="00491E44">
              <w:rPr>
                <w:rFonts w:ascii="Arial" w:hAnsi="Arial" w:cs="Arial"/>
              </w:rPr>
              <w:lastRenderedPageBreak/>
              <w:t>Must Have</w:t>
            </w:r>
          </w:p>
        </w:tc>
      </w:tr>
      <w:tr w:rsidR="00AE4D15" w:rsidRPr="00491E44" w14:paraId="33B5229D" w14:textId="77777777" w:rsidTr="00F05A89">
        <w:tc>
          <w:tcPr>
            <w:tcW w:w="959" w:type="dxa"/>
            <w:shd w:val="clear" w:color="auto" w:fill="D56C38"/>
            <w:hideMark/>
          </w:tcPr>
          <w:p w14:paraId="20863FA6"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FR-23</w:t>
            </w:r>
          </w:p>
        </w:tc>
        <w:tc>
          <w:tcPr>
            <w:tcW w:w="1574" w:type="dxa"/>
            <w:hideMark/>
          </w:tcPr>
          <w:p w14:paraId="5944847E" w14:textId="77777777" w:rsidR="00AE4D15" w:rsidRPr="00491E44" w:rsidRDefault="00AE4D15" w:rsidP="00F05A89">
            <w:pPr>
              <w:spacing w:after="200" w:line="276" w:lineRule="auto"/>
              <w:rPr>
                <w:rFonts w:ascii="Arial" w:hAnsi="Arial" w:cs="Arial"/>
              </w:rPr>
            </w:pPr>
            <w:r w:rsidRPr="00491E44">
              <w:rPr>
                <w:rFonts w:ascii="Arial" w:hAnsi="Arial" w:cs="Arial"/>
              </w:rPr>
              <w:t>User Activity Dashboard</w:t>
            </w:r>
          </w:p>
        </w:tc>
        <w:tc>
          <w:tcPr>
            <w:tcW w:w="0" w:type="auto"/>
            <w:hideMark/>
          </w:tcPr>
          <w:p w14:paraId="349BB0AA" w14:textId="77777777" w:rsidR="00AE4D15" w:rsidRPr="00491E44" w:rsidRDefault="00AE4D15" w:rsidP="00F05A89">
            <w:pPr>
              <w:spacing w:after="200" w:line="276" w:lineRule="auto"/>
              <w:rPr>
                <w:rFonts w:ascii="Arial" w:hAnsi="Arial" w:cs="Arial"/>
              </w:rPr>
            </w:pPr>
            <w:r w:rsidRPr="00491E44">
              <w:rPr>
                <w:rFonts w:ascii="Arial" w:hAnsi="Arial" w:cs="Arial"/>
              </w:rPr>
              <w:t>Display system usage metrics including active users, search queries, exports performed, and login frequency; filter by user role and date range</w:t>
            </w:r>
          </w:p>
        </w:tc>
        <w:tc>
          <w:tcPr>
            <w:tcW w:w="0" w:type="auto"/>
            <w:hideMark/>
          </w:tcPr>
          <w:p w14:paraId="53D529E5" w14:textId="77777777" w:rsidR="00AE4D15" w:rsidRPr="00491E44" w:rsidRDefault="00AE4D15" w:rsidP="00F05A89">
            <w:pPr>
              <w:spacing w:after="200" w:line="276" w:lineRule="auto"/>
              <w:rPr>
                <w:rFonts w:ascii="Arial" w:hAnsi="Arial" w:cs="Arial"/>
              </w:rPr>
            </w:pPr>
            <w:r w:rsidRPr="00491E44">
              <w:rPr>
                <w:rFonts w:ascii="Arial" w:hAnsi="Arial" w:cs="Arial"/>
              </w:rPr>
              <w:t>Should Have</w:t>
            </w:r>
          </w:p>
        </w:tc>
      </w:tr>
      <w:tr w:rsidR="00AE4D15" w:rsidRPr="00491E44" w14:paraId="44427D35" w14:textId="77777777" w:rsidTr="00F05A89">
        <w:tc>
          <w:tcPr>
            <w:tcW w:w="959" w:type="dxa"/>
            <w:shd w:val="clear" w:color="auto" w:fill="D56C38"/>
            <w:hideMark/>
          </w:tcPr>
          <w:p w14:paraId="46FDB481"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FR-24</w:t>
            </w:r>
          </w:p>
        </w:tc>
        <w:tc>
          <w:tcPr>
            <w:tcW w:w="1574" w:type="dxa"/>
            <w:hideMark/>
          </w:tcPr>
          <w:p w14:paraId="0E02A00B" w14:textId="77777777" w:rsidR="00AE4D15" w:rsidRPr="00491E44" w:rsidRDefault="00AE4D15" w:rsidP="00F05A89">
            <w:pPr>
              <w:spacing w:after="200" w:line="276" w:lineRule="auto"/>
              <w:rPr>
                <w:rFonts w:ascii="Arial" w:hAnsi="Arial" w:cs="Arial"/>
              </w:rPr>
            </w:pPr>
            <w:r w:rsidRPr="00491E44">
              <w:rPr>
                <w:rFonts w:ascii="Arial" w:hAnsi="Arial" w:cs="Arial"/>
              </w:rPr>
              <w:t>Export &amp; Audit Analytics</w:t>
            </w:r>
          </w:p>
        </w:tc>
        <w:tc>
          <w:tcPr>
            <w:tcW w:w="0" w:type="auto"/>
            <w:hideMark/>
          </w:tcPr>
          <w:p w14:paraId="15C27E0C" w14:textId="77777777" w:rsidR="00AE4D15" w:rsidRPr="00491E44" w:rsidRDefault="00AE4D15" w:rsidP="00F05A89">
            <w:pPr>
              <w:spacing w:after="200" w:line="276" w:lineRule="auto"/>
              <w:rPr>
                <w:rFonts w:ascii="Arial" w:hAnsi="Arial" w:cs="Arial"/>
              </w:rPr>
            </w:pPr>
            <w:r w:rsidRPr="00491E44">
              <w:rPr>
                <w:rFonts w:ascii="Arial" w:hAnsi="Arial" w:cs="Arial"/>
              </w:rPr>
              <w:t>Provide analytics on data exports including number of exports, records exported, exporting user, and export frequency; integrate with audit logs</w:t>
            </w:r>
          </w:p>
        </w:tc>
        <w:tc>
          <w:tcPr>
            <w:tcW w:w="0" w:type="auto"/>
            <w:hideMark/>
          </w:tcPr>
          <w:p w14:paraId="616A40BD"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bl>
    <w:p w14:paraId="45CA3F55" w14:textId="77777777" w:rsidR="00AE4D15" w:rsidRPr="00491E44" w:rsidRDefault="00AE4D15" w:rsidP="00AE4D15">
      <w:pPr>
        <w:rPr>
          <w:rFonts w:ascii="Arial" w:hAnsi="Arial" w:cs="Arial"/>
        </w:rPr>
      </w:pPr>
    </w:p>
    <w:p w14:paraId="7AEC7AFD" w14:textId="77777777" w:rsidR="00AE4D15" w:rsidRPr="00491E44" w:rsidRDefault="00AE4D15" w:rsidP="00025B42">
      <w:pPr>
        <w:pStyle w:val="ListParagraph"/>
        <w:numPr>
          <w:ilvl w:val="2"/>
          <w:numId w:val="31"/>
        </w:numPr>
        <w:ind w:left="993"/>
        <w:rPr>
          <w:rFonts w:ascii="Arial" w:hAnsi="Arial"/>
          <w:b/>
          <w:bCs/>
          <w:sz w:val="28"/>
          <w:szCs w:val="28"/>
        </w:rPr>
      </w:pPr>
      <w:r w:rsidRPr="00491E44">
        <w:rPr>
          <w:rFonts w:ascii="Arial" w:hAnsi="Arial"/>
          <w:b/>
          <w:bCs/>
          <w:sz w:val="28"/>
          <w:szCs w:val="28"/>
        </w:rPr>
        <w:t>Dashboard Filtering and Interaction Requirements</w:t>
      </w:r>
    </w:p>
    <w:tbl>
      <w:tblPr>
        <w:tblStyle w:val="TableGrid"/>
        <w:tblW w:w="0" w:type="auto"/>
        <w:tblLook w:val="04A0" w:firstRow="1" w:lastRow="0" w:firstColumn="1" w:lastColumn="0" w:noHBand="0" w:noVBand="1"/>
      </w:tblPr>
      <w:tblGrid>
        <w:gridCol w:w="693"/>
        <w:gridCol w:w="1808"/>
        <w:gridCol w:w="5263"/>
        <w:gridCol w:w="1092"/>
      </w:tblGrid>
      <w:tr w:rsidR="00AE4D15" w:rsidRPr="00491E44" w14:paraId="18D285F7" w14:textId="77777777" w:rsidTr="00F05A89">
        <w:tc>
          <w:tcPr>
            <w:tcW w:w="0" w:type="auto"/>
            <w:shd w:val="clear" w:color="auto" w:fill="65735C"/>
            <w:hideMark/>
          </w:tcPr>
          <w:p w14:paraId="5D373751"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 ID</w:t>
            </w:r>
          </w:p>
        </w:tc>
        <w:tc>
          <w:tcPr>
            <w:tcW w:w="0" w:type="auto"/>
            <w:shd w:val="clear" w:color="auto" w:fill="65735C"/>
            <w:hideMark/>
          </w:tcPr>
          <w:p w14:paraId="2A51FE8F"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Requirement</w:t>
            </w:r>
          </w:p>
        </w:tc>
        <w:tc>
          <w:tcPr>
            <w:tcW w:w="0" w:type="auto"/>
            <w:shd w:val="clear" w:color="auto" w:fill="65735C"/>
            <w:hideMark/>
          </w:tcPr>
          <w:p w14:paraId="269F8F83"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Details/Acceptance Criteria</w:t>
            </w:r>
          </w:p>
        </w:tc>
        <w:tc>
          <w:tcPr>
            <w:tcW w:w="0" w:type="auto"/>
            <w:shd w:val="clear" w:color="auto" w:fill="65735C"/>
            <w:hideMark/>
          </w:tcPr>
          <w:p w14:paraId="52516D14"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Priority</w:t>
            </w:r>
          </w:p>
        </w:tc>
      </w:tr>
      <w:tr w:rsidR="00AE4D15" w:rsidRPr="00491E44" w14:paraId="3F30B9BF" w14:textId="77777777" w:rsidTr="00F05A89">
        <w:tc>
          <w:tcPr>
            <w:tcW w:w="0" w:type="auto"/>
            <w:shd w:val="clear" w:color="auto" w:fill="D56C38"/>
            <w:hideMark/>
          </w:tcPr>
          <w:p w14:paraId="5F6A0535"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FR-25</w:t>
            </w:r>
          </w:p>
        </w:tc>
        <w:tc>
          <w:tcPr>
            <w:tcW w:w="0" w:type="auto"/>
            <w:hideMark/>
          </w:tcPr>
          <w:p w14:paraId="0156B01A" w14:textId="77777777" w:rsidR="00AE4D15" w:rsidRPr="00491E44" w:rsidRDefault="00AE4D15" w:rsidP="00F05A89">
            <w:pPr>
              <w:spacing w:after="200" w:line="276" w:lineRule="auto"/>
              <w:rPr>
                <w:rFonts w:ascii="Arial" w:hAnsi="Arial" w:cs="Arial"/>
              </w:rPr>
            </w:pPr>
            <w:r w:rsidRPr="00491E44">
              <w:rPr>
                <w:rFonts w:ascii="Arial" w:hAnsi="Arial" w:cs="Arial"/>
              </w:rPr>
              <w:t>Global Filters</w:t>
            </w:r>
          </w:p>
        </w:tc>
        <w:tc>
          <w:tcPr>
            <w:tcW w:w="0" w:type="auto"/>
            <w:hideMark/>
          </w:tcPr>
          <w:p w14:paraId="75AE93DC"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All dashboards must support global filters including province, district, sector, registration date range, and </w:t>
            </w:r>
            <w:proofErr w:type="spellStart"/>
            <w:r w:rsidRPr="00491E44">
              <w:rPr>
                <w:rFonts w:ascii="Arial" w:hAnsi="Arial" w:cs="Arial"/>
              </w:rPr>
              <w:t>organisation</w:t>
            </w:r>
            <w:proofErr w:type="spellEnd"/>
            <w:r w:rsidRPr="00491E44">
              <w:rPr>
                <w:rFonts w:ascii="Arial" w:hAnsi="Arial" w:cs="Arial"/>
              </w:rPr>
              <w:t xml:space="preserve"> type; filters update all </w:t>
            </w:r>
            <w:proofErr w:type="spellStart"/>
            <w:r w:rsidRPr="00491E44">
              <w:rPr>
                <w:rFonts w:ascii="Arial" w:hAnsi="Arial" w:cs="Arial"/>
              </w:rPr>
              <w:t>visualisations</w:t>
            </w:r>
            <w:proofErr w:type="spellEnd"/>
            <w:r w:rsidRPr="00491E44">
              <w:rPr>
                <w:rFonts w:ascii="Arial" w:hAnsi="Arial" w:cs="Arial"/>
              </w:rPr>
              <w:t xml:space="preserve"> dynamically</w:t>
            </w:r>
          </w:p>
        </w:tc>
        <w:tc>
          <w:tcPr>
            <w:tcW w:w="0" w:type="auto"/>
            <w:hideMark/>
          </w:tcPr>
          <w:p w14:paraId="456B4487"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7BF71B20" w14:textId="77777777" w:rsidTr="00F05A89">
        <w:tc>
          <w:tcPr>
            <w:tcW w:w="0" w:type="auto"/>
            <w:shd w:val="clear" w:color="auto" w:fill="D56C38"/>
            <w:hideMark/>
          </w:tcPr>
          <w:p w14:paraId="4B52B1E6"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FR-26</w:t>
            </w:r>
          </w:p>
        </w:tc>
        <w:tc>
          <w:tcPr>
            <w:tcW w:w="0" w:type="auto"/>
            <w:hideMark/>
          </w:tcPr>
          <w:p w14:paraId="3E7F9268" w14:textId="77777777" w:rsidR="00AE4D15" w:rsidRPr="00491E44" w:rsidRDefault="00AE4D15" w:rsidP="00F05A89">
            <w:pPr>
              <w:spacing w:after="200" w:line="276" w:lineRule="auto"/>
              <w:rPr>
                <w:rFonts w:ascii="Arial" w:hAnsi="Arial" w:cs="Arial"/>
              </w:rPr>
            </w:pPr>
            <w:r w:rsidRPr="00491E44">
              <w:rPr>
                <w:rFonts w:ascii="Arial" w:hAnsi="Arial" w:cs="Arial"/>
              </w:rPr>
              <w:t>Drill-Down Capability</w:t>
            </w:r>
          </w:p>
        </w:tc>
        <w:tc>
          <w:tcPr>
            <w:tcW w:w="0" w:type="auto"/>
            <w:hideMark/>
          </w:tcPr>
          <w:p w14:paraId="3F206F0E"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Users must be able to click on charts/visual elements to drill down into detailed views (e.g., Province → District → City → </w:t>
            </w:r>
            <w:proofErr w:type="spellStart"/>
            <w:r w:rsidRPr="00491E44">
              <w:rPr>
                <w:rFonts w:ascii="Arial" w:hAnsi="Arial" w:cs="Arial"/>
              </w:rPr>
              <w:t>Organisation</w:t>
            </w:r>
            <w:proofErr w:type="spellEnd"/>
            <w:r w:rsidRPr="00491E44">
              <w:rPr>
                <w:rFonts w:ascii="Arial" w:hAnsi="Arial" w:cs="Arial"/>
              </w:rPr>
              <w:t xml:space="preserve"> List)</w:t>
            </w:r>
          </w:p>
        </w:tc>
        <w:tc>
          <w:tcPr>
            <w:tcW w:w="0" w:type="auto"/>
            <w:hideMark/>
          </w:tcPr>
          <w:p w14:paraId="5A514CAB"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7F520A3B" w14:textId="77777777" w:rsidTr="00F05A89">
        <w:tc>
          <w:tcPr>
            <w:tcW w:w="0" w:type="auto"/>
            <w:shd w:val="clear" w:color="auto" w:fill="D56C38"/>
            <w:hideMark/>
          </w:tcPr>
          <w:p w14:paraId="51D8A71D"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FR-27</w:t>
            </w:r>
          </w:p>
        </w:tc>
        <w:tc>
          <w:tcPr>
            <w:tcW w:w="0" w:type="auto"/>
            <w:hideMark/>
          </w:tcPr>
          <w:p w14:paraId="7F8FF38D" w14:textId="77777777" w:rsidR="00AE4D15" w:rsidRPr="00491E44" w:rsidRDefault="00AE4D15" w:rsidP="00F05A89">
            <w:pPr>
              <w:spacing w:after="200" w:line="276" w:lineRule="auto"/>
              <w:rPr>
                <w:rFonts w:ascii="Arial" w:hAnsi="Arial" w:cs="Arial"/>
              </w:rPr>
            </w:pPr>
            <w:r w:rsidRPr="00491E44">
              <w:rPr>
                <w:rFonts w:ascii="Arial" w:hAnsi="Arial" w:cs="Arial"/>
              </w:rPr>
              <w:t>Cross-Filtering</w:t>
            </w:r>
          </w:p>
        </w:tc>
        <w:tc>
          <w:tcPr>
            <w:tcW w:w="0" w:type="auto"/>
            <w:hideMark/>
          </w:tcPr>
          <w:p w14:paraId="507F5744" w14:textId="77777777" w:rsidR="00AE4D15" w:rsidRPr="00491E44" w:rsidRDefault="00AE4D15" w:rsidP="00F05A89">
            <w:pPr>
              <w:spacing w:after="200" w:line="276" w:lineRule="auto"/>
              <w:rPr>
                <w:rFonts w:ascii="Arial" w:hAnsi="Arial" w:cs="Arial"/>
              </w:rPr>
            </w:pPr>
            <w:r w:rsidRPr="00491E44">
              <w:rPr>
                <w:rFonts w:ascii="Arial" w:hAnsi="Arial" w:cs="Arial"/>
              </w:rPr>
              <w:t>Selecting a data point in one visual must dynamically filter other visuals on the same dashboard</w:t>
            </w:r>
          </w:p>
        </w:tc>
        <w:tc>
          <w:tcPr>
            <w:tcW w:w="0" w:type="auto"/>
            <w:hideMark/>
          </w:tcPr>
          <w:p w14:paraId="4043AD09" w14:textId="77777777" w:rsidR="00AE4D15" w:rsidRPr="00491E44" w:rsidRDefault="00AE4D15" w:rsidP="00F05A89">
            <w:pPr>
              <w:spacing w:after="200" w:line="276" w:lineRule="auto"/>
              <w:rPr>
                <w:rFonts w:ascii="Arial" w:hAnsi="Arial" w:cs="Arial"/>
              </w:rPr>
            </w:pPr>
            <w:r w:rsidRPr="00491E44">
              <w:rPr>
                <w:rFonts w:ascii="Arial" w:hAnsi="Arial" w:cs="Arial"/>
              </w:rPr>
              <w:t>Should Have</w:t>
            </w:r>
          </w:p>
        </w:tc>
      </w:tr>
      <w:tr w:rsidR="00AE4D15" w:rsidRPr="00491E44" w14:paraId="458D8278" w14:textId="77777777" w:rsidTr="00F05A89">
        <w:tc>
          <w:tcPr>
            <w:tcW w:w="0" w:type="auto"/>
            <w:shd w:val="clear" w:color="auto" w:fill="D56C38"/>
            <w:hideMark/>
          </w:tcPr>
          <w:p w14:paraId="095F8315"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FR-28</w:t>
            </w:r>
          </w:p>
        </w:tc>
        <w:tc>
          <w:tcPr>
            <w:tcW w:w="0" w:type="auto"/>
            <w:hideMark/>
          </w:tcPr>
          <w:p w14:paraId="303463AB" w14:textId="77777777" w:rsidR="00AE4D15" w:rsidRPr="00491E44" w:rsidRDefault="00AE4D15" w:rsidP="00F05A89">
            <w:pPr>
              <w:spacing w:after="200" w:line="276" w:lineRule="auto"/>
              <w:rPr>
                <w:rFonts w:ascii="Arial" w:hAnsi="Arial" w:cs="Arial"/>
              </w:rPr>
            </w:pPr>
            <w:r w:rsidRPr="00491E44">
              <w:rPr>
                <w:rFonts w:ascii="Arial" w:hAnsi="Arial" w:cs="Arial"/>
              </w:rPr>
              <w:t>Data Refresh Indicator</w:t>
            </w:r>
          </w:p>
        </w:tc>
        <w:tc>
          <w:tcPr>
            <w:tcW w:w="0" w:type="auto"/>
            <w:hideMark/>
          </w:tcPr>
          <w:p w14:paraId="64E062F2" w14:textId="77777777" w:rsidR="00AE4D15" w:rsidRPr="00491E44" w:rsidRDefault="00AE4D15" w:rsidP="00F05A89">
            <w:pPr>
              <w:spacing w:after="200" w:line="276" w:lineRule="auto"/>
              <w:rPr>
                <w:rFonts w:ascii="Arial" w:hAnsi="Arial" w:cs="Arial"/>
              </w:rPr>
            </w:pPr>
            <w:proofErr w:type="gramStart"/>
            <w:r w:rsidRPr="00491E44">
              <w:rPr>
                <w:rFonts w:ascii="Arial" w:hAnsi="Arial" w:cs="Arial"/>
              </w:rPr>
              <w:t>Display</w:t>
            </w:r>
            <w:proofErr w:type="gramEnd"/>
            <w:r w:rsidRPr="00491E44">
              <w:rPr>
                <w:rFonts w:ascii="Arial" w:hAnsi="Arial" w:cs="Arial"/>
              </w:rPr>
              <w:t xml:space="preserve"> last data </w:t>
            </w:r>
            <w:proofErr w:type="gramStart"/>
            <w:r w:rsidRPr="00491E44">
              <w:rPr>
                <w:rFonts w:ascii="Arial" w:hAnsi="Arial" w:cs="Arial"/>
              </w:rPr>
              <w:t>refresh</w:t>
            </w:r>
            <w:proofErr w:type="gramEnd"/>
            <w:r w:rsidRPr="00491E44">
              <w:rPr>
                <w:rFonts w:ascii="Arial" w:hAnsi="Arial" w:cs="Arial"/>
              </w:rPr>
              <w:t xml:space="preserve"> timestamp on each dashboard; support daily refresh at minimum</w:t>
            </w:r>
          </w:p>
        </w:tc>
        <w:tc>
          <w:tcPr>
            <w:tcW w:w="0" w:type="auto"/>
            <w:hideMark/>
          </w:tcPr>
          <w:p w14:paraId="0F40D73A"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6FC20B1D" w14:textId="77777777" w:rsidTr="00F05A89">
        <w:tc>
          <w:tcPr>
            <w:tcW w:w="0" w:type="auto"/>
            <w:shd w:val="clear" w:color="auto" w:fill="D56C38"/>
            <w:hideMark/>
          </w:tcPr>
          <w:p w14:paraId="60D30A7C"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FR-29</w:t>
            </w:r>
          </w:p>
        </w:tc>
        <w:tc>
          <w:tcPr>
            <w:tcW w:w="0" w:type="auto"/>
            <w:hideMark/>
          </w:tcPr>
          <w:p w14:paraId="1B462F89" w14:textId="77777777" w:rsidR="00AE4D15" w:rsidRPr="00491E44" w:rsidRDefault="00AE4D15" w:rsidP="00F05A89">
            <w:pPr>
              <w:spacing w:after="200" w:line="276" w:lineRule="auto"/>
              <w:rPr>
                <w:rFonts w:ascii="Arial" w:hAnsi="Arial" w:cs="Arial"/>
              </w:rPr>
            </w:pPr>
            <w:r w:rsidRPr="00491E44">
              <w:rPr>
                <w:rFonts w:ascii="Arial" w:hAnsi="Arial" w:cs="Arial"/>
              </w:rPr>
              <w:t>Print &amp; Export Dashboard</w:t>
            </w:r>
          </w:p>
        </w:tc>
        <w:tc>
          <w:tcPr>
            <w:tcW w:w="0" w:type="auto"/>
            <w:hideMark/>
          </w:tcPr>
          <w:p w14:paraId="6E9A513D" w14:textId="77777777" w:rsidR="00AE4D15" w:rsidRPr="00491E44" w:rsidRDefault="00AE4D15" w:rsidP="00F05A89">
            <w:pPr>
              <w:spacing w:after="200" w:line="276" w:lineRule="auto"/>
              <w:rPr>
                <w:rFonts w:ascii="Arial" w:hAnsi="Arial" w:cs="Arial"/>
              </w:rPr>
            </w:pPr>
            <w:r w:rsidRPr="00491E44">
              <w:rPr>
                <w:rFonts w:ascii="Arial" w:hAnsi="Arial" w:cs="Arial"/>
              </w:rPr>
              <w:t>Allow export of dashboards to PDF and Excel; maintain formatting and applied filters; generate export audit log</w:t>
            </w:r>
          </w:p>
        </w:tc>
        <w:tc>
          <w:tcPr>
            <w:tcW w:w="0" w:type="auto"/>
            <w:hideMark/>
          </w:tcPr>
          <w:p w14:paraId="312B9363"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bl>
    <w:p w14:paraId="023142B0" w14:textId="77777777" w:rsidR="00AE4D15" w:rsidRPr="00491E44" w:rsidRDefault="00AE4D15" w:rsidP="00AE4D15">
      <w:pPr>
        <w:rPr>
          <w:rFonts w:ascii="Arial" w:hAnsi="Arial" w:cs="Arial"/>
        </w:rPr>
      </w:pPr>
    </w:p>
    <w:p w14:paraId="36D803D3" w14:textId="77777777" w:rsidR="00AE4D15" w:rsidRPr="0020029F" w:rsidRDefault="00AE4D15" w:rsidP="00025B42">
      <w:pPr>
        <w:pStyle w:val="ListParagraph"/>
        <w:numPr>
          <w:ilvl w:val="2"/>
          <w:numId w:val="31"/>
        </w:numPr>
        <w:ind w:left="993"/>
        <w:rPr>
          <w:rFonts w:ascii="Arial" w:hAnsi="Arial"/>
          <w:b/>
          <w:bCs/>
          <w:sz w:val="28"/>
          <w:szCs w:val="28"/>
        </w:rPr>
      </w:pPr>
      <w:r w:rsidRPr="00491E44">
        <w:rPr>
          <w:rFonts w:ascii="Arial" w:hAnsi="Arial"/>
          <w:b/>
          <w:bCs/>
          <w:sz w:val="28"/>
          <w:szCs w:val="28"/>
        </w:rPr>
        <w:t>Role-Based Dashboard Access</w:t>
      </w:r>
    </w:p>
    <w:tbl>
      <w:tblPr>
        <w:tblStyle w:val="TableGrid"/>
        <w:tblW w:w="0" w:type="auto"/>
        <w:tblLook w:val="04A0" w:firstRow="1" w:lastRow="0" w:firstColumn="1" w:lastColumn="0" w:noHBand="0" w:noVBand="1"/>
      </w:tblPr>
      <w:tblGrid>
        <w:gridCol w:w="692"/>
        <w:gridCol w:w="1903"/>
        <w:gridCol w:w="5213"/>
        <w:gridCol w:w="1048"/>
      </w:tblGrid>
      <w:tr w:rsidR="00AE4D15" w:rsidRPr="00491E44" w14:paraId="16A8F25D" w14:textId="77777777" w:rsidTr="00F05A89">
        <w:tc>
          <w:tcPr>
            <w:tcW w:w="0" w:type="auto"/>
            <w:shd w:val="clear" w:color="auto" w:fill="65735C"/>
            <w:hideMark/>
          </w:tcPr>
          <w:p w14:paraId="18177DBD"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 ID</w:t>
            </w:r>
          </w:p>
        </w:tc>
        <w:tc>
          <w:tcPr>
            <w:tcW w:w="0" w:type="auto"/>
            <w:shd w:val="clear" w:color="auto" w:fill="65735C"/>
            <w:hideMark/>
          </w:tcPr>
          <w:p w14:paraId="583F7C19"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Requirement</w:t>
            </w:r>
          </w:p>
        </w:tc>
        <w:tc>
          <w:tcPr>
            <w:tcW w:w="0" w:type="auto"/>
            <w:shd w:val="clear" w:color="auto" w:fill="65735C"/>
            <w:hideMark/>
          </w:tcPr>
          <w:p w14:paraId="1688AD04"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Details/Acceptance Criteria</w:t>
            </w:r>
          </w:p>
        </w:tc>
        <w:tc>
          <w:tcPr>
            <w:tcW w:w="0" w:type="auto"/>
            <w:shd w:val="clear" w:color="auto" w:fill="65735C"/>
            <w:hideMark/>
          </w:tcPr>
          <w:p w14:paraId="14623571"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Priority</w:t>
            </w:r>
          </w:p>
        </w:tc>
      </w:tr>
      <w:tr w:rsidR="00AE4D15" w:rsidRPr="00491E44" w14:paraId="4AAD3C34" w14:textId="77777777" w:rsidTr="00F05A89">
        <w:tc>
          <w:tcPr>
            <w:tcW w:w="0" w:type="auto"/>
            <w:shd w:val="clear" w:color="auto" w:fill="D56C38"/>
            <w:hideMark/>
          </w:tcPr>
          <w:p w14:paraId="6A66AA1B"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FR-30</w:t>
            </w:r>
          </w:p>
        </w:tc>
        <w:tc>
          <w:tcPr>
            <w:tcW w:w="0" w:type="auto"/>
            <w:hideMark/>
          </w:tcPr>
          <w:p w14:paraId="7F98C338" w14:textId="77777777" w:rsidR="00AE4D15" w:rsidRPr="00491E44" w:rsidRDefault="00AE4D15" w:rsidP="00F05A89">
            <w:pPr>
              <w:spacing w:after="200" w:line="276" w:lineRule="auto"/>
              <w:rPr>
                <w:rFonts w:ascii="Arial" w:hAnsi="Arial" w:cs="Arial"/>
              </w:rPr>
            </w:pPr>
            <w:r w:rsidRPr="00491E44">
              <w:rPr>
                <w:rFonts w:ascii="Arial" w:hAnsi="Arial" w:cs="Arial"/>
              </w:rPr>
              <w:t>Role-Based Dashboard Views</w:t>
            </w:r>
          </w:p>
        </w:tc>
        <w:tc>
          <w:tcPr>
            <w:tcW w:w="0" w:type="auto"/>
            <w:hideMark/>
          </w:tcPr>
          <w:p w14:paraId="22862D63"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Dashboard visibility and data access must be controlled by user role (Admin, Power User, Standard User, Read-Only); restrict export </w:t>
            </w:r>
            <w:r w:rsidRPr="00491E44">
              <w:rPr>
                <w:rFonts w:ascii="Arial" w:hAnsi="Arial" w:cs="Arial"/>
              </w:rPr>
              <w:lastRenderedPageBreak/>
              <w:t>permissions where applicable</w:t>
            </w:r>
          </w:p>
        </w:tc>
        <w:tc>
          <w:tcPr>
            <w:tcW w:w="0" w:type="auto"/>
            <w:hideMark/>
          </w:tcPr>
          <w:p w14:paraId="1087F420" w14:textId="77777777" w:rsidR="00AE4D15" w:rsidRPr="00491E44" w:rsidRDefault="00AE4D15" w:rsidP="00F05A89">
            <w:pPr>
              <w:spacing w:after="200" w:line="276" w:lineRule="auto"/>
              <w:rPr>
                <w:rFonts w:ascii="Arial" w:hAnsi="Arial" w:cs="Arial"/>
              </w:rPr>
            </w:pPr>
            <w:r w:rsidRPr="00491E44">
              <w:rPr>
                <w:rFonts w:ascii="Arial" w:hAnsi="Arial" w:cs="Arial"/>
              </w:rPr>
              <w:lastRenderedPageBreak/>
              <w:t>Must Have</w:t>
            </w:r>
          </w:p>
        </w:tc>
      </w:tr>
      <w:tr w:rsidR="00AE4D15" w:rsidRPr="00491E44" w14:paraId="58EA19BB" w14:textId="77777777" w:rsidTr="00F05A89">
        <w:tc>
          <w:tcPr>
            <w:tcW w:w="0" w:type="auto"/>
            <w:shd w:val="clear" w:color="auto" w:fill="D56C38"/>
            <w:hideMark/>
          </w:tcPr>
          <w:p w14:paraId="72EB62CA"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FR-31</w:t>
            </w:r>
          </w:p>
        </w:tc>
        <w:tc>
          <w:tcPr>
            <w:tcW w:w="0" w:type="auto"/>
            <w:hideMark/>
          </w:tcPr>
          <w:p w14:paraId="4B39DFA9" w14:textId="77777777" w:rsidR="00AE4D15" w:rsidRPr="00491E44" w:rsidRDefault="00AE4D15" w:rsidP="00F05A89">
            <w:pPr>
              <w:spacing w:after="200" w:line="276" w:lineRule="auto"/>
              <w:rPr>
                <w:rFonts w:ascii="Arial" w:hAnsi="Arial" w:cs="Arial"/>
              </w:rPr>
            </w:pPr>
            <w:r w:rsidRPr="00491E44">
              <w:rPr>
                <w:rFonts w:ascii="Arial" w:hAnsi="Arial" w:cs="Arial"/>
              </w:rPr>
              <w:t>Executive View</w:t>
            </w:r>
          </w:p>
        </w:tc>
        <w:tc>
          <w:tcPr>
            <w:tcW w:w="0" w:type="auto"/>
            <w:hideMark/>
          </w:tcPr>
          <w:p w14:paraId="06462F0A" w14:textId="77777777" w:rsidR="00AE4D15" w:rsidRPr="00491E44" w:rsidRDefault="00AE4D15" w:rsidP="00F05A89">
            <w:pPr>
              <w:spacing w:after="200" w:line="276" w:lineRule="auto"/>
              <w:rPr>
                <w:rFonts w:ascii="Arial" w:hAnsi="Arial" w:cs="Arial"/>
              </w:rPr>
            </w:pPr>
            <w:r w:rsidRPr="00491E44">
              <w:rPr>
                <w:rFonts w:ascii="Arial" w:hAnsi="Arial" w:cs="Arial"/>
              </w:rPr>
              <w:t>Provide simplified executive summary dashboard for CSSP Head with KPIs and trend indicators only; no raw data editing capability</w:t>
            </w:r>
          </w:p>
        </w:tc>
        <w:tc>
          <w:tcPr>
            <w:tcW w:w="0" w:type="auto"/>
            <w:hideMark/>
          </w:tcPr>
          <w:p w14:paraId="4D87418A"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0F99D790" w14:textId="77777777" w:rsidTr="00F05A89">
        <w:tc>
          <w:tcPr>
            <w:tcW w:w="0" w:type="auto"/>
            <w:shd w:val="clear" w:color="auto" w:fill="D56C38"/>
            <w:hideMark/>
          </w:tcPr>
          <w:p w14:paraId="27EA0988"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FR-32</w:t>
            </w:r>
          </w:p>
        </w:tc>
        <w:tc>
          <w:tcPr>
            <w:tcW w:w="0" w:type="auto"/>
            <w:hideMark/>
          </w:tcPr>
          <w:p w14:paraId="587C5DC7" w14:textId="77777777" w:rsidR="00AE4D15" w:rsidRPr="00491E44" w:rsidRDefault="00AE4D15" w:rsidP="00F05A89">
            <w:pPr>
              <w:spacing w:after="200" w:line="276" w:lineRule="auto"/>
              <w:rPr>
                <w:rFonts w:ascii="Arial" w:hAnsi="Arial" w:cs="Arial"/>
              </w:rPr>
            </w:pPr>
            <w:proofErr w:type="spellStart"/>
            <w:r w:rsidRPr="00491E44">
              <w:rPr>
                <w:rFonts w:ascii="Arial" w:hAnsi="Arial" w:cs="Arial"/>
              </w:rPr>
              <w:t>Programme</w:t>
            </w:r>
            <w:proofErr w:type="spellEnd"/>
            <w:r w:rsidRPr="00491E44">
              <w:rPr>
                <w:rFonts w:ascii="Arial" w:hAnsi="Arial" w:cs="Arial"/>
              </w:rPr>
              <w:t xml:space="preserve"> Manager View</w:t>
            </w:r>
          </w:p>
        </w:tc>
        <w:tc>
          <w:tcPr>
            <w:tcW w:w="0" w:type="auto"/>
            <w:hideMark/>
          </w:tcPr>
          <w:p w14:paraId="36267E0D" w14:textId="77777777" w:rsidR="00AE4D15" w:rsidRPr="00491E44" w:rsidRDefault="00AE4D15" w:rsidP="00F05A89">
            <w:pPr>
              <w:spacing w:after="200" w:line="276" w:lineRule="auto"/>
              <w:rPr>
                <w:rFonts w:ascii="Arial" w:hAnsi="Arial" w:cs="Arial"/>
              </w:rPr>
            </w:pPr>
            <w:r w:rsidRPr="00491E44">
              <w:rPr>
                <w:rFonts w:ascii="Arial" w:hAnsi="Arial" w:cs="Arial"/>
              </w:rPr>
              <w:t>Provide advanced analytics access for Power Users including deeper filtering, export capability, and custom queries</w:t>
            </w:r>
          </w:p>
        </w:tc>
        <w:tc>
          <w:tcPr>
            <w:tcW w:w="0" w:type="auto"/>
            <w:hideMark/>
          </w:tcPr>
          <w:p w14:paraId="7DBE7BA1"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1086A90C" w14:textId="77777777" w:rsidTr="00F05A89">
        <w:tc>
          <w:tcPr>
            <w:tcW w:w="0" w:type="auto"/>
            <w:shd w:val="clear" w:color="auto" w:fill="D56C38"/>
            <w:hideMark/>
          </w:tcPr>
          <w:p w14:paraId="1BEF5D65"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FR-33</w:t>
            </w:r>
          </w:p>
        </w:tc>
        <w:tc>
          <w:tcPr>
            <w:tcW w:w="0" w:type="auto"/>
            <w:hideMark/>
          </w:tcPr>
          <w:p w14:paraId="48DEBA5E" w14:textId="77777777" w:rsidR="00AE4D15" w:rsidRPr="00491E44" w:rsidRDefault="00AE4D15" w:rsidP="00F05A89">
            <w:pPr>
              <w:spacing w:after="200" w:line="276" w:lineRule="auto"/>
              <w:rPr>
                <w:rFonts w:ascii="Arial" w:hAnsi="Arial" w:cs="Arial"/>
              </w:rPr>
            </w:pPr>
            <w:r w:rsidRPr="00491E44">
              <w:rPr>
                <w:rFonts w:ascii="Arial" w:hAnsi="Arial" w:cs="Arial"/>
              </w:rPr>
              <w:t>Read-Only View</w:t>
            </w:r>
          </w:p>
        </w:tc>
        <w:tc>
          <w:tcPr>
            <w:tcW w:w="0" w:type="auto"/>
            <w:hideMark/>
          </w:tcPr>
          <w:p w14:paraId="23A0775A" w14:textId="77777777" w:rsidR="00AE4D15" w:rsidRPr="00491E44" w:rsidRDefault="00AE4D15" w:rsidP="00F05A89">
            <w:pPr>
              <w:spacing w:after="200" w:line="276" w:lineRule="auto"/>
              <w:rPr>
                <w:rFonts w:ascii="Arial" w:hAnsi="Arial" w:cs="Arial"/>
              </w:rPr>
            </w:pPr>
            <w:r w:rsidRPr="00491E44">
              <w:rPr>
                <w:rFonts w:ascii="Arial" w:hAnsi="Arial" w:cs="Arial"/>
              </w:rPr>
              <w:t>Read-only users may view dashboards but cannot export datasets exceeding predefined limits</w:t>
            </w:r>
          </w:p>
        </w:tc>
        <w:tc>
          <w:tcPr>
            <w:tcW w:w="0" w:type="auto"/>
            <w:hideMark/>
          </w:tcPr>
          <w:p w14:paraId="5E0F6AF2"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bl>
    <w:p w14:paraId="190FF0C0" w14:textId="77777777" w:rsidR="00AE4D15" w:rsidRPr="00491E44" w:rsidRDefault="00AE4D15" w:rsidP="00AE4D15">
      <w:pPr>
        <w:rPr>
          <w:rFonts w:ascii="Arial" w:hAnsi="Arial" w:cs="Arial"/>
        </w:rPr>
      </w:pPr>
    </w:p>
    <w:p w14:paraId="1393C2DB" w14:textId="77777777" w:rsidR="00AE4D15" w:rsidRPr="00491E44" w:rsidRDefault="00AE4D15" w:rsidP="00025B42">
      <w:pPr>
        <w:pStyle w:val="ListParagraph"/>
        <w:numPr>
          <w:ilvl w:val="2"/>
          <w:numId w:val="31"/>
        </w:numPr>
        <w:ind w:left="993"/>
        <w:rPr>
          <w:rFonts w:ascii="Arial" w:hAnsi="Arial"/>
          <w:b/>
          <w:bCs/>
          <w:sz w:val="28"/>
          <w:szCs w:val="28"/>
        </w:rPr>
      </w:pPr>
      <w:r w:rsidRPr="00491E44">
        <w:rPr>
          <w:rFonts w:ascii="Arial" w:hAnsi="Arial"/>
          <w:b/>
          <w:bCs/>
          <w:sz w:val="28"/>
          <w:szCs w:val="28"/>
        </w:rPr>
        <w:t>Power BI Integration Requirements</w:t>
      </w:r>
    </w:p>
    <w:tbl>
      <w:tblPr>
        <w:tblStyle w:val="TableGrid"/>
        <w:tblW w:w="0" w:type="auto"/>
        <w:tblLook w:val="04A0" w:firstRow="1" w:lastRow="0" w:firstColumn="1" w:lastColumn="0" w:noHBand="0" w:noVBand="1"/>
      </w:tblPr>
      <w:tblGrid>
        <w:gridCol w:w="708"/>
        <w:gridCol w:w="1913"/>
        <w:gridCol w:w="5117"/>
        <w:gridCol w:w="1118"/>
      </w:tblGrid>
      <w:tr w:rsidR="00AE4D15" w:rsidRPr="00491E44" w14:paraId="65655971" w14:textId="77777777" w:rsidTr="00F05A89">
        <w:tc>
          <w:tcPr>
            <w:tcW w:w="0" w:type="auto"/>
            <w:shd w:val="clear" w:color="auto" w:fill="65735C"/>
            <w:hideMark/>
          </w:tcPr>
          <w:p w14:paraId="26A6FB84"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 ID</w:t>
            </w:r>
          </w:p>
        </w:tc>
        <w:tc>
          <w:tcPr>
            <w:tcW w:w="0" w:type="auto"/>
            <w:shd w:val="clear" w:color="auto" w:fill="65735C"/>
            <w:hideMark/>
          </w:tcPr>
          <w:p w14:paraId="6F0BB404"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Requirement</w:t>
            </w:r>
          </w:p>
        </w:tc>
        <w:tc>
          <w:tcPr>
            <w:tcW w:w="0" w:type="auto"/>
            <w:shd w:val="clear" w:color="auto" w:fill="65735C"/>
            <w:hideMark/>
          </w:tcPr>
          <w:p w14:paraId="2F05FF15"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Details/Acceptance Criteria</w:t>
            </w:r>
          </w:p>
        </w:tc>
        <w:tc>
          <w:tcPr>
            <w:tcW w:w="0" w:type="auto"/>
            <w:shd w:val="clear" w:color="auto" w:fill="65735C"/>
            <w:hideMark/>
          </w:tcPr>
          <w:p w14:paraId="14178566"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Priority</w:t>
            </w:r>
          </w:p>
        </w:tc>
      </w:tr>
      <w:tr w:rsidR="00AE4D15" w:rsidRPr="00491E44" w14:paraId="53082A09" w14:textId="77777777" w:rsidTr="00F05A89">
        <w:tc>
          <w:tcPr>
            <w:tcW w:w="0" w:type="auto"/>
            <w:shd w:val="clear" w:color="auto" w:fill="D56C38"/>
            <w:hideMark/>
          </w:tcPr>
          <w:p w14:paraId="7C253783"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FR-34</w:t>
            </w:r>
          </w:p>
        </w:tc>
        <w:tc>
          <w:tcPr>
            <w:tcW w:w="0" w:type="auto"/>
            <w:hideMark/>
          </w:tcPr>
          <w:p w14:paraId="3ACF9945" w14:textId="77777777" w:rsidR="00AE4D15" w:rsidRPr="00491E44" w:rsidRDefault="00AE4D15" w:rsidP="00F05A89">
            <w:pPr>
              <w:spacing w:after="200" w:line="276" w:lineRule="auto"/>
              <w:rPr>
                <w:rFonts w:ascii="Arial" w:hAnsi="Arial" w:cs="Arial"/>
              </w:rPr>
            </w:pPr>
            <w:r w:rsidRPr="00491E44">
              <w:rPr>
                <w:rFonts w:ascii="Arial" w:hAnsi="Arial" w:cs="Arial"/>
              </w:rPr>
              <w:t>Power BI Connectivity</w:t>
            </w:r>
          </w:p>
        </w:tc>
        <w:tc>
          <w:tcPr>
            <w:tcW w:w="0" w:type="auto"/>
            <w:hideMark/>
          </w:tcPr>
          <w:p w14:paraId="4937CF7F" w14:textId="77777777" w:rsidR="00AE4D15" w:rsidRPr="00491E44" w:rsidRDefault="00AE4D15" w:rsidP="00F05A89">
            <w:pPr>
              <w:spacing w:after="200" w:line="276" w:lineRule="auto"/>
              <w:rPr>
                <w:rFonts w:ascii="Arial" w:hAnsi="Arial" w:cs="Arial"/>
              </w:rPr>
            </w:pPr>
            <w:r w:rsidRPr="00491E44">
              <w:rPr>
                <w:rFonts w:ascii="Arial" w:hAnsi="Arial" w:cs="Arial"/>
              </w:rPr>
              <w:t>Connect CSO Database to Power BI via secure API or direct connector; support scheduled refresh; authentication via Azure AD</w:t>
            </w:r>
          </w:p>
        </w:tc>
        <w:tc>
          <w:tcPr>
            <w:tcW w:w="0" w:type="auto"/>
            <w:hideMark/>
          </w:tcPr>
          <w:p w14:paraId="7D201665"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3C0D4EF7" w14:textId="77777777" w:rsidTr="00F05A89">
        <w:tc>
          <w:tcPr>
            <w:tcW w:w="0" w:type="auto"/>
            <w:shd w:val="clear" w:color="auto" w:fill="D56C38"/>
            <w:hideMark/>
          </w:tcPr>
          <w:p w14:paraId="7B417328"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FR-35</w:t>
            </w:r>
          </w:p>
        </w:tc>
        <w:tc>
          <w:tcPr>
            <w:tcW w:w="0" w:type="auto"/>
            <w:hideMark/>
          </w:tcPr>
          <w:p w14:paraId="18EBC835" w14:textId="77777777" w:rsidR="00AE4D15" w:rsidRPr="00491E44" w:rsidRDefault="00AE4D15" w:rsidP="00F05A89">
            <w:pPr>
              <w:spacing w:after="200" w:line="276" w:lineRule="auto"/>
              <w:rPr>
                <w:rFonts w:ascii="Arial" w:hAnsi="Arial" w:cs="Arial"/>
              </w:rPr>
            </w:pPr>
            <w:r w:rsidRPr="00491E44">
              <w:rPr>
                <w:rFonts w:ascii="Arial" w:hAnsi="Arial" w:cs="Arial"/>
              </w:rPr>
              <w:t>Pre-Built Report Templates</w:t>
            </w:r>
          </w:p>
        </w:tc>
        <w:tc>
          <w:tcPr>
            <w:tcW w:w="0" w:type="auto"/>
            <w:hideMark/>
          </w:tcPr>
          <w:p w14:paraId="286C6AB4" w14:textId="77777777" w:rsidR="00AE4D15" w:rsidRPr="00491E44" w:rsidRDefault="00AE4D15" w:rsidP="00F05A89">
            <w:pPr>
              <w:spacing w:after="200" w:line="276" w:lineRule="auto"/>
              <w:rPr>
                <w:rFonts w:ascii="Arial" w:hAnsi="Arial" w:cs="Arial"/>
              </w:rPr>
            </w:pPr>
            <w:r w:rsidRPr="00491E44">
              <w:rPr>
                <w:rFonts w:ascii="Arial" w:hAnsi="Arial" w:cs="Arial"/>
              </w:rPr>
              <w:t>Provide standard dashboard templates (Executive Summary, Provincial Distribution, Sector Analysis, Data Quality, Activity Metrics)</w:t>
            </w:r>
          </w:p>
        </w:tc>
        <w:tc>
          <w:tcPr>
            <w:tcW w:w="0" w:type="auto"/>
            <w:hideMark/>
          </w:tcPr>
          <w:p w14:paraId="62463FE0"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r w:rsidR="00AE4D15" w:rsidRPr="00491E44" w14:paraId="2F7E5EFD" w14:textId="77777777" w:rsidTr="00F05A89">
        <w:tc>
          <w:tcPr>
            <w:tcW w:w="0" w:type="auto"/>
            <w:shd w:val="clear" w:color="auto" w:fill="D56C38"/>
            <w:hideMark/>
          </w:tcPr>
          <w:p w14:paraId="659B245B"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FR-36</w:t>
            </w:r>
          </w:p>
        </w:tc>
        <w:tc>
          <w:tcPr>
            <w:tcW w:w="0" w:type="auto"/>
            <w:hideMark/>
          </w:tcPr>
          <w:p w14:paraId="0BCEB3F8" w14:textId="77777777" w:rsidR="00AE4D15" w:rsidRPr="00491E44" w:rsidRDefault="00AE4D15" w:rsidP="00F05A89">
            <w:pPr>
              <w:spacing w:after="200" w:line="276" w:lineRule="auto"/>
              <w:rPr>
                <w:rFonts w:ascii="Arial" w:hAnsi="Arial" w:cs="Arial"/>
              </w:rPr>
            </w:pPr>
            <w:r w:rsidRPr="00491E44">
              <w:rPr>
                <w:rFonts w:ascii="Arial" w:hAnsi="Arial" w:cs="Arial"/>
              </w:rPr>
              <w:t>Custom Report Capability</w:t>
            </w:r>
          </w:p>
        </w:tc>
        <w:tc>
          <w:tcPr>
            <w:tcW w:w="0" w:type="auto"/>
            <w:hideMark/>
          </w:tcPr>
          <w:p w14:paraId="13DADCB4"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Allow </w:t>
            </w:r>
            <w:proofErr w:type="spellStart"/>
            <w:r w:rsidRPr="00491E44">
              <w:rPr>
                <w:rFonts w:ascii="Arial" w:hAnsi="Arial" w:cs="Arial"/>
              </w:rPr>
              <w:t>authorised</w:t>
            </w:r>
            <w:proofErr w:type="spellEnd"/>
            <w:r w:rsidRPr="00491E44">
              <w:rPr>
                <w:rFonts w:ascii="Arial" w:hAnsi="Arial" w:cs="Arial"/>
              </w:rPr>
              <w:t xml:space="preserve"> Power Users to build custom dashboards using approved data model; restrict modification of core datasets</w:t>
            </w:r>
          </w:p>
        </w:tc>
        <w:tc>
          <w:tcPr>
            <w:tcW w:w="0" w:type="auto"/>
            <w:hideMark/>
          </w:tcPr>
          <w:p w14:paraId="4E51B44A" w14:textId="77777777" w:rsidR="00AE4D15" w:rsidRPr="00491E44" w:rsidRDefault="00AE4D15" w:rsidP="00F05A89">
            <w:pPr>
              <w:spacing w:after="200" w:line="276" w:lineRule="auto"/>
              <w:rPr>
                <w:rFonts w:ascii="Arial" w:hAnsi="Arial" w:cs="Arial"/>
              </w:rPr>
            </w:pPr>
            <w:r w:rsidRPr="00491E44">
              <w:rPr>
                <w:rFonts w:ascii="Arial" w:hAnsi="Arial" w:cs="Arial"/>
              </w:rPr>
              <w:t>Should Have</w:t>
            </w:r>
          </w:p>
        </w:tc>
      </w:tr>
      <w:tr w:rsidR="00AE4D15" w:rsidRPr="00491E44" w14:paraId="69000E74" w14:textId="77777777" w:rsidTr="00F05A89">
        <w:tc>
          <w:tcPr>
            <w:tcW w:w="0" w:type="auto"/>
            <w:shd w:val="clear" w:color="auto" w:fill="D56C38"/>
            <w:hideMark/>
          </w:tcPr>
          <w:p w14:paraId="1E0EDD2A" w14:textId="77777777" w:rsidR="00AE4D15" w:rsidRPr="00491E44" w:rsidRDefault="00AE4D15" w:rsidP="00F05A89">
            <w:pPr>
              <w:spacing w:after="200" w:line="276" w:lineRule="auto"/>
              <w:rPr>
                <w:rFonts w:ascii="Arial" w:hAnsi="Arial" w:cs="Arial"/>
                <w:b/>
                <w:bCs/>
                <w:color w:val="FFFFFF" w:themeColor="background1"/>
              </w:rPr>
            </w:pPr>
            <w:r w:rsidRPr="00491E44">
              <w:rPr>
                <w:rFonts w:ascii="Arial" w:hAnsi="Arial" w:cs="Arial"/>
                <w:b/>
                <w:bCs/>
                <w:color w:val="FFFFFF" w:themeColor="background1"/>
              </w:rPr>
              <w:t>FR-37</w:t>
            </w:r>
          </w:p>
        </w:tc>
        <w:tc>
          <w:tcPr>
            <w:tcW w:w="0" w:type="auto"/>
            <w:hideMark/>
          </w:tcPr>
          <w:p w14:paraId="3B475226" w14:textId="77777777" w:rsidR="00AE4D15" w:rsidRPr="00491E44" w:rsidRDefault="00AE4D15" w:rsidP="00F05A89">
            <w:pPr>
              <w:spacing w:after="200" w:line="276" w:lineRule="auto"/>
              <w:rPr>
                <w:rFonts w:ascii="Arial" w:hAnsi="Arial" w:cs="Arial"/>
              </w:rPr>
            </w:pPr>
            <w:r w:rsidRPr="00491E44">
              <w:rPr>
                <w:rFonts w:ascii="Arial" w:hAnsi="Arial" w:cs="Arial"/>
              </w:rPr>
              <w:t>Data Model for Analytics</w:t>
            </w:r>
          </w:p>
        </w:tc>
        <w:tc>
          <w:tcPr>
            <w:tcW w:w="0" w:type="auto"/>
            <w:hideMark/>
          </w:tcPr>
          <w:p w14:paraId="3A2756FE" w14:textId="77777777" w:rsidR="00AE4D15" w:rsidRPr="00491E44" w:rsidRDefault="00AE4D15" w:rsidP="00F05A89">
            <w:pPr>
              <w:spacing w:after="200" w:line="276" w:lineRule="auto"/>
              <w:rPr>
                <w:rFonts w:ascii="Arial" w:hAnsi="Arial" w:cs="Arial"/>
              </w:rPr>
            </w:pPr>
            <w:r w:rsidRPr="00491E44">
              <w:rPr>
                <w:rFonts w:ascii="Arial" w:hAnsi="Arial" w:cs="Arial"/>
              </w:rPr>
              <w:t xml:space="preserve">Provide </w:t>
            </w:r>
            <w:proofErr w:type="spellStart"/>
            <w:r w:rsidRPr="00491E44">
              <w:rPr>
                <w:rFonts w:ascii="Arial" w:hAnsi="Arial" w:cs="Arial"/>
              </w:rPr>
              <w:t>optimised</w:t>
            </w:r>
            <w:proofErr w:type="spellEnd"/>
            <w:r w:rsidRPr="00491E44">
              <w:rPr>
                <w:rFonts w:ascii="Arial" w:hAnsi="Arial" w:cs="Arial"/>
              </w:rPr>
              <w:t xml:space="preserve"> analytics data model (star schema or equivalent) for reporting efficiency; indexed for aggregation queries</w:t>
            </w:r>
          </w:p>
        </w:tc>
        <w:tc>
          <w:tcPr>
            <w:tcW w:w="0" w:type="auto"/>
            <w:hideMark/>
          </w:tcPr>
          <w:p w14:paraId="12412A4A" w14:textId="77777777" w:rsidR="00AE4D15" w:rsidRPr="00491E44" w:rsidRDefault="00AE4D15" w:rsidP="00F05A89">
            <w:pPr>
              <w:spacing w:after="200" w:line="276" w:lineRule="auto"/>
              <w:rPr>
                <w:rFonts w:ascii="Arial" w:hAnsi="Arial" w:cs="Arial"/>
              </w:rPr>
            </w:pPr>
            <w:r w:rsidRPr="00491E44">
              <w:rPr>
                <w:rFonts w:ascii="Arial" w:hAnsi="Arial" w:cs="Arial"/>
              </w:rPr>
              <w:t>Must Have</w:t>
            </w:r>
          </w:p>
        </w:tc>
      </w:tr>
    </w:tbl>
    <w:p w14:paraId="42377379" w14:textId="77777777" w:rsidR="00AE4D15" w:rsidRPr="0020029F" w:rsidRDefault="00AE4D15" w:rsidP="00AE4D15">
      <w:pPr>
        <w:rPr>
          <w:rFonts w:ascii="Arial" w:hAnsi="Arial"/>
          <w:b/>
          <w:bCs/>
          <w:sz w:val="28"/>
          <w:szCs w:val="28"/>
        </w:rPr>
      </w:pPr>
    </w:p>
    <w:p w14:paraId="6455C20B" w14:textId="77777777" w:rsidR="00AE4D15" w:rsidRPr="00E63050" w:rsidRDefault="00AE4D15" w:rsidP="00025B42">
      <w:pPr>
        <w:pStyle w:val="ListParagraph"/>
        <w:numPr>
          <w:ilvl w:val="1"/>
          <w:numId w:val="31"/>
        </w:numPr>
        <w:ind w:left="993" w:hanging="709"/>
        <w:rPr>
          <w:rFonts w:ascii="Arial" w:hAnsi="Arial"/>
          <w:b/>
          <w:bCs/>
          <w:sz w:val="28"/>
          <w:szCs w:val="28"/>
        </w:rPr>
      </w:pPr>
      <w:r w:rsidRPr="00E63050">
        <w:rPr>
          <w:rFonts w:ascii="Arial" w:hAnsi="Arial"/>
          <w:b/>
          <w:bCs/>
          <w:sz w:val="28"/>
          <w:szCs w:val="28"/>
        </w:rPr>
        <w:t>Integration Requirements</w:t>
      </w:r>
    </w:p>
    <w:p w14:paraId="49021F13" w14:textId="77777777" w:rsidR="00AE4D15" w:rsidRPr="00E63050" w:rsidRDefault="00AE4D15" w:rsidP="00025B42">
      <w:pPr>
        <w:pStyle w:val="ListParagraph"/>
        <w:numPr>
          <w:ilvl w:val="2"/>
          <w:numId w:val="31"/>
        </w:numPr>
        <w:ind w:left="993"/>
        <w:rPr>
          <w:rFonts w:ascii="Arial" w:hAnsi="Arial"/>
          <w:b/>
          <w:bCs/>
          <w:sz w:val="28"/>
          <w:szCs w:val="28"/>
        </w:rPr>
      </w:pPr>
      <w:r w:rsidRPr="00E63050">
        <w:rPr>
          <w:rFonts w:ascii="Arial" w:hAnsi="Arial"/>
          <w:b/>
          <w:bCs/>
          <w:sz w:val="28"/>
          <w:szCs w:val="28"/>
        </w:rPr>
        <w:t>Microsoft 365 Integration</w:t>
      </w:r>
    </w:p>
    <w:tbl>
      <w:tblPr>
        <w:tblStyle w:val="TableGrid"/>
        <w:tblW w:w="0" w:type="auto"/>
        <w:tblLook w:val="04A0" w:firstRow="1" w:lastRow="0" w:firstColumn="1" w:lastColumn="0" w:noHBand="0" w:noVBand="1"/>
      </w:tblPr>
      <w:tblGrid>
        <w:gridCol w:w="1101"/>
        <w:gridCol w:w="1701"/>
        <w:gridCol w:w="4706"/>
        <w:gridCol w:w="1132"/>
      </w:tblGrid>
      <w:tr w:rsidR="00AE4D15" w:rsidRPr="006D3001" w14:paraId="78322067" w14:textId="77777777" w:rsidTr="00F05A89">
        <w:tc>
          <w:tcPr>
            <w:tcW w:w="1101" w:type="dxa"/>
            <w:shd w:val="clear" w:color="auto" w:fill="65735C"/>
          </w:tcPr>
          <w:p w14:paraId="716EF823"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Req ID</w:t>
            </w:r>
          </w:p>
        </w:tc>
        <w:tc>
          <w:tcPr>
            <w:tcW w:w="1701" w:type="dxa"/>
            <w:shd w:val="clear" w:color="auto" w:fill="65735C"/>
          </w:tcPr>
          <w:p w14:paraId="4932478E"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Component</w:t>
            </w:r>
          </w:p>
        </w:tc>
        <w:tc>
          <w:tcPr>
            <w:tcW w:w="4706" w:type="dxa"/>
            <w:shd w:val="clear" w:color="auto" w:fill="65735C"/>
          </w:tcPr>
          <w:p w14:paraId="28F001B5"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Integration Description</w:t>
            </w:r>
          </w:p>
        </w:tc>
        <w:tc>
          <w:tcPr>
            <w:tcW w:w="1132" w:type="dxa"/>
            <w:shd w:val="clear" w:color="auto" w:fill="65735C"/>
          </w:tcPr>
          <w:p w14:paraId="1A7E3E8B"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Priority</w:t>
            </w:r>
          </w:p>
        </w:tc>
      </w:tr>
      <w:tr w:rsidR="00AE4D15" w:rsidRPr="006D3001" w14:paraId="307DCB40" w14:textId="77777777" w:rsidTr="00F05A89">
        <w:tc>
          <w:tcPr>
            <w:tcW w:w="1101" w:type="dxa"/>
            <w:shd w:val="clear" w:color="auto" w:fill="D56C38"/>
          </w:tcPr>
          <w:p w14:paraId="3611FB51"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INT-01</w:t>
            </w:r>
          </w:p>
        </w:tc>
        <w:tc>
          <w:tcPr>
            <w:tcW w:w="1701" w:type="dxa"/>
          </w:tcPr>
          <w:p w14:paraId="6AE31B7B" w14:textId="77777777" w:rsidR="00AE4D15" w:rsidRPr="006D3001" w:rsidRDefault="00AE4D15" w:rsidP="00F05A89">
            <w:pPr>
              <w:rPr>
                <w:rFonts w:ascii="Arial" w:hAnsi="Arial" w:cs="Arial"/>
              </w:rPr>
            </w:pPr>
            <w:r w:rsidRPr="006D3001">
              <w:rPr>
                <w:rFonts w:ascii="Arial" w:hAnsi="Arial" w:cs="Arial"/>
              </w:rPr>
              <w:t>SharePoint</w:t>
            </w:r>
          </w:p>
        </w:tc>
        <w:tc>
          <w:tcPr>
            <w:tcW w:w="4706" w:type="dxa"/>
          </w:tcPr>
          <w:p w14:paraId="25A21B59" w14:textId="77777777" w:rsidR="00AE4D15" w:rsidRPr="006D3001" w:rsidRDefault="00AE4D15" w:rsidP="00F05A89">
            <w:pPr>
              <w:rPr>
                <w:rFonts w:ascii="Arial" w:hAnsi="Arial" w:cs="Arial"/>
              </w:rPr>
            </w:pPr>
            <w:r w:rsidRPr="006D3001">
              <w:rPr>
                <w:rFonts w:ascii="Arial" w:hAnsi="Arial" w:cs="Arial"/>
              </w:rPr>
              <w:t>Store exported reports, user documentation, and system files; leverage SharePoint document management; authenticate via Azure AD</w:t>
            </w:r>
          </w:p>
        </w:tc>
        <w:tc>
          <w:tcPr>
            <w:tcW w:w="1132" w:type="dxa"/>
          </w:tcPr>
          <w:p w14:paraId="56FFDAE8" w14:textId="77777777" w:rsidR="00AE4D15" w:rsidRPr="006D3001" w:rsidRDefault="00AE4D15" w:rsidP="00F05A89">
            <w:pPr>
              <w:rPr>
                <w:rFonts w:ascii="Arial" w:hAnsi="Arial" w:cs="Arial"/>
              </w:rPr>
            </w:pPr>
            <w:r w:rsidRPr="006D3001">
              <w:rPr>
                <w:rFonts w:ascii="Arial" w:hAnsi="Arial" w:cs="Arial"/>
              </w:rPr>
              <w:t>Must Have</w:t>
            </w:r>
          </w:p>
        </w:tc>
      </w:tr>
      <w:tr w:rsidR="00AE4D15" w:rsidRPr="006D3001" w14:paraId="18C768CA" w14:textId="77777777" w:rsidTr="00F05A89">
        <w:tc>
          <w:tcPr>
            <w:tcW w:w="1101" w:type="dxa"/>
            <w:shd w:val="clear" w:color="auto" w:fill="D56C38"/>
          </w:tcPr>
          <w:p w14:paraId="64EB2F56"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INT-02</w:t>
            </w:r>
          </w:p>
        </w:tc>
        <w:tc>
          <w:tcPr>
            <w:tcW w:w="1701" w:type="dxa"/>
          </w:tcPr>
          <w:p w14:paraId="2D83F552" w14:textId="77777777" w:rsidR="00AE4D15" w:rsidRPr="006D3001" w:rsidRDefault="00AE4D15" w:rsidP="00F05A89">
            <w:pPr>
              <w:rPr>
                <w:rFonts w:ascii="Arial" w:hAnsi="Arial" w:cs="Arial"/>
              </w:rPr>
            </w:pPr>
            <w:r w:rsidRPr="006D3001">
              <w:rPr>
                <w:rFonts w:ascii="Arial" w:hAnsi="Arial" w:cs="Arial"/>
              </w:rPr>
              <w:t>Power BI</w:t>
            </w:r>
          </w:p>
        </w:tc>
        <w:tc>
          <w:tcPr>
            <w:tcW w:w="4706" w:type="dxa"/>
          </w:tcPr>
          <w:p w14:paraId="3A672707" w14:textId="77777777" w:rsidR="00AE4D15" w:rsidRPr="006D3001" w:rsidRDefault="00AE4D15" w:rsidP="00F05A89">
            <w:pPr>
              <w:rPr>
                <w:rFonts w:ascii="Arial" w:hAnsi="Arial" w:cs="Arial"/>
              </w:rPr>
            </w:pPr>
            <w:r w:rsidRPr="006D3001">
              <w:rPr>
                <w:rFonts w:ascii="Arial" w:hAnsi="Arial" w:cs="Arial"/>
              </w:rPr>
              <w:t xml:space="preserve">Connect database for analytics dashboards; </w:t>
            </w:r>
            <w:r w:rsidRPr="006D3001">
              <w:rPr>
                <w:rFonts w:ascii="Arial" w:hAnsi="Arial" w:cs="Arial"/>
              </w:rPr>
              <w:lastRenderedPageBreak/>
              <w:t>provide pre-built report templates; support custom query development by authorized users</w:t>
            </w:r>
          </w:p>
        </w:tc>
        <w:tc>
          <w:tcPr>
            <w:tcW w:w="1132" w:type="dxa"/>
          </w:tcPr>
          <w:p w14:paraId="22510206" w14:textId="77777777" w:rsidR="00AE4D15" w:rsidRPr="006D3001" w:rsidRDefault="00AE4D15" w:rsidP="00F05A89">
            <w:pPr>
              <w:rPr>
                <w:rFonts w:ascii="Arial" w:hAnsi="Arial" w:cs="Arial"/>
              </w:rPr>
            </w:pPr>
            <w:r w:rsidRPr="006D3001">
              <w:rPr>
                <w:rFonts w:ascii="Arial" w:hAnsi="Arial" w:cs="Arial"/>
              </w:rPr>
              <w:lastRenderedPageBreak/>
              <w:t xml:space="preserve">Must </w:t>
            </w:r>
            <w:r w:rsidRPr="006D3001">
              <w:rPr>
                <w:rFonts w:ascii="Arial" w:hAnsi="Arial" w:cs="Arial"/>
              </w:rPr>
              <w:lastRenderedPageBreak/>
              <w:t>Have</w:t>
            </w:r>
          </w:p>
        </w:tc>
      </w:tr>
      <w:tr w:rsidR="00AE4D15" w:rsidRPr="006D3001" w14:paraId="74297B27" w14:textId="77777777" w:rsidTr="00F05A89">
        <w:tc>
          <w:tcPr>
            <w:tcW w:w="1101" w:type="dxa"/>
            <w:shd w:val="clear" w:color="auto" w:fill="D56C38"/>
          </w:tcPr>
          <w:p w14:paraId="350BC13C"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lastRenderedPageBreak/>
              <w:t>INT-03</w:t>
            </w:r>
          </w:p>
        </w:tc>
        <w:tc>
          <w:tcPr>
            <w:tcW w:w="1701" w:type="dxa"/>
          </w:tcPr>
          <w:p w14:paraId="1F00E8F3" w14:textId="77777777" w:rsidR="00AE4D15" w:rsidRPr="006D3001" w:rsidRDefault="00AE4D15" w:rsidP="00F05A89">
            <w:pPr>
              <w:rPr>
                <w:rFonts w:ascii="Arial" w:hAnsi="Arial" w:cs="Arial"/>
              </w:rPr>
            </w:pPr>
            <w:r w:rsidRPr="006D3001">
              <w:rPr>
                <w:rFonts w:ascii="Arial" w:hAnsi="Arial" w:cs="Arial"/>
              </w:rPr>
              <w:t>Azure AD</w:t>
            </w:r>
          </w:p>
        </w:tc>
        <w:tc>
          <w:tcPr>
            <w:tcW w:w="4706" w:type="dxa"/>
          </w:tcPr>
          <w:p w14:paraId="00F57711" w14:textId="77777777" w:rsidR="00AE4D15" w:rsidRPr="006D3001" w:rsidRDefault="00AE4D15" w:rsidP="00F05A89">
            <w:pPr>
              <w:rPr>
                <w:rFonts w:ascii="Arial" w:hAnsi="Arial" w:cs="Arial"/>
              </w:rPr>
            </w:pPr>
            <w:r w:rsidRPr="006D3001">
              <w:rPr>
                <w:rFonts w:ascii="Arial" w:hAnsi="Arial" w:cs="Arial"/>
              </w:rPr>
              <w:t>Single sign-on for Kagiso Trust users; role-based access control; audit logging of authentication events</w:t>
            </w:r>
          </w:p>
        </w:tc>
        <w:tc>
          <w:tcPr>
            <w:tcW w:w="1132" w:type="dxa"/>
          </w:tcPr>
          <w:p w14:paraId="63E570E9" w14:textId="77777777" w:rsidR="00AE4D15" w:rsidRPr="006D3001" w:rsidRDefault="00AE4D15" w:rsidP="00F05A89">
            <w:pPr>
              <w:rPr>
                <w:rFonts w:ascii="Arial" w:hAnsi="Arial" w:cs="Arial"/>
              </w:rPr>
            </w:pPr>
            <w:r w:rsidRPr="006D3001">
              <w:rPr>
                <w:rFonts w:ascii="Arial" w:hAnsi="Arial" w:cs="Arial"/>
              </w:rPr>
              <w:t>Must Have</w:t>
            </w:r>
          </w:p>
        </w:tc>
      </w:tr>
    </w:tbl>
    <w:p w14:paraId="76666AAB" w14:textId="77777777" w:rsidR="00AE4D15" w:rsidRPr="0020029F" w:rsidRDefault="00AE4D15" w:rsidP="00AE4D15">
      <w:pPr>
        <w:rPr>
          <w:rFonts w:ascii="Arial" w:hAnsi="Arial"/>
          <w:b/>
          <w:bCs/>
          <w:sz w:val="28"/>
          <w:szCs w:val="28"/>
        </w:rPr>
      </w:pPr>
    </w:p>
    <w:p w14:paraId="52172AB7" w14:textId="77777777" w:rsidR="00AE4D15" w:rsidRPr="00770ADE" w:rsidRDefault="00AE4D15" w:rsidP="00025B42">
      <w:pPr>
        <w:pStyle w:val="ListParagraph"/>
        <w:numPr>
          <w:ilvl w:val="2"/>
          <w:numId w:val="31"/>
        </w:numPr>
        <w:ind w:left="993"/>
        <w:rPr>
          <w:rFonts w:ascii="Arial" w:hAnsi="Arial"/>
          <w:b/>
          <w:bCs/>
          <w:sz w:val="28"/>
          <w:szCs w:val="28"/>
        </w:rPr>
      </w:pPr>
      <w:r w:rsidRPr="00770ADE">
        <w:rPr>
          <w:rFonts w:ascii="Arial" w:hAnsi="Arial"/>
          <w:b/>
          <w:bCs/>
          <w:sz w:val="28"/>
          <w:szCs w:val="28"/>
        </w:rPr>
        <w:t>Future Trading Hub Integration</w:t>
      </w:r>
    </w:p>
    <w:p w14:paraId="5DCE8D6A" w14:textId="77777777" w:rsidR="00AE4D15" w:rsidRDefault="00AE4D15" w:rsidP="00AE4D15">
      <w:pPr>
        <w:rPr>
          <w:rFonts w:ascii="Arial" w:hAnsi="Arial" w:cs="Arial"/>
        </w:rPr>
      </w:pPr>
      <w:r w:rsidRPr="006D3001">
        <w:rPr>
          <w:rFonts w:ascii="Arial" w:hAnsi="Arial" w:cs="Arial"/>
        </w:rPr>
        <w:t>The database architecture must support future integration with the Trading Hub:</w:t>
      </w:r>
    </w:p>
    <w:p w14:paraId="5813FAAA" w14:textId="77777777" w:rsidR="00AE4D15" w:rsidRPr="00770ADE" w:rsidRDefault="00AE4D15" w:rsidP="00AE4D15">
      <w:pPr>
        <w:pStyle w:val="ListParagraph"/>
        <w:numPr>
          <w:ilvl w:val="3"/>
          <w:numId w:val="30"/>
        </w:numPr>
        <w:ind w:left="1134"/>
        <w:rPr>
          <w:rFonts w:ascii="Arial" w:hAnsi="Arial"/>
        </w:rPr>
      </w:pPr>
      <w:r w:rsidRPr="00770ADE">
        <w:rPr>
          <w:rFonts w:ascii="Arial" w:hAnsi="Arial"/>
        </w:rPr>
        <w:t>API layer for data access</w:t>
      </w:r>
    </w:p>
    <w:p w14:paraId="11843FD3" w14:textId="77777777" w:rsidR="00AE4D15" w:rsidRDefault="00AE4D15" w:rsidP="00AE4D15">
      <w:pPr>
        <w:pStyle w:val="ListParagraph"/>
        <w:numPr>
          <w:ilvl w:val="3"/>
          <w:numId w:val="30"/>
        </w:numPr>
        <w:ind w:left="1134"/>
        <w:rPr>
          <w:rFonts w:ascii="Arial" w:hAnsi="Arial"/>
        </w:rPr>
      </w:pPr>
      <w:r w:rsidRPr="006D3001">
        <w:rPr>
          <w:rFonts w:ascii="Arial" w:hAnsi="Arial"/>
        </w:rPr>
        <w:t>User account framework expandable for CSO self-service</w:t>
      </w:r>
    </w:p>
    <w:p w14:paraId="199142FE" w14:textId="77777777" w:rsidR="00AE4D15" w:rsidRDefault="00AE4D15" w:rsidP="00AE4D15">
      <w:pPr>
        <w:pStyle w:val="ListParagraph"/>
        <w:numPr>
          <w:ilvl w:val="3"/>
          <w:numId w:val="30"/>
        </w:numPr>
        <w:ind w:left="1134"/>
        <w:rPr>
          <w:rFonts w:ascii="Arial" w:hAnsi="Arial"/>
        </w:rPr>
      </w:pPr>
      <w:r w:rsidRPr="006D3001">
        <w:rPr>
          <w:rFonts w:ascii="Arial" w:hAnsi="Arial"/>
        </w:rPr>
        <w:t>Profile data model extensible for trading features</w:t>
      </w:r>
    </w:p>
    <w:p w14:paraId="74C3CCBB" w14:textId="77777777" w:rsidR="00AE4D15" w:rsidRDefault="00AE4D15" w:rsidP="00AE4D15">
      <w:pPr>
        <w:pStyle w:val="ListParagraph"/>
        <w:numPr>
          <w:ilvl w:val="3"/>
          <w:numId w:val="30"/>
        </w:numPr>
        <w:ind w:left="1134"/>
        <w:rPr>
          <w:rFonts w:ascii="Arial" w:hAnsi="Arial"/>
        </w:rPr>
      </w:pPr>
      <w:r w:rsidRPr="006D3001">
        <w:rPr>
          <w:rFonts w:ascii="Arial" w:hAnsi="Arial"/>
        </w:rPr>
        <w:t>Messaging queue capability for event-driven updates</w:t>
      </w:r>
    </w:p>
    <w:p w14:paraId="1692268F" w14:textId="77777777" w:rsidR="00AE4D15" w:rsidRPr="006D3001" w:rsidRDefault="00AE4D15" w:rsidP="00AE4D15">
      <w:pPr>
        <w:pStyle w:val="ListParagraph"/>
        <w:numPr>
          <w:ilvl w:val="3"/>
          <w:numId w:val="30"/>
        </w:numPr>
        <w:ind w:left="1134"/>
        <w:rPr>
          <w:rFonts w:ascii="Arial" w:hAnsi="Arial"/>
        </w:rPr>
      </w:pPr>
      <w:r w:rsidRPr="006D3001">
        <w:rPr>
          <w:rFonts w:ascii="Arial" w:hAnsi="Arial"/>
        </w:rPr>
        <w:t>Scalable infrastructure supporting increased transaction volume</w:t>
      </w:r>
    </w:p>
    <w:p w14:paraId="7FDE02E7" w14:textId="77777777" w:rsidR="00AE4D15" w:rsidRPr="006D3001" w:rsidRDefault="00AE4D15" w:rsidP="00AE4D15">
      <w:pPr>
        <w:rPr>
          <w:rFonts w:ascii="Arial" w:hAnsi="Arial" w:cs="Arial"/>
        </w:rPr>
      </w:pPr>
    </w:p>
    <w:p w14:paraId="032258A6" w14:textId="77777777" w:rsidR="00AE4D15" w:rsidRPr="00123B19" w:rsidRDefault="00AE4D15" w:rsidP="00025B42">
      <w:pPr>
        <w:pStyle w:val="ListParagraph"/>
        <w:numPr>
          <w:ilvl w:val="1"/>
          <w:numId w:val="31"/>
        </w:numPr>
        <w:ind w:left="993" w:hanging="709"/>
        <w:rPr>
          <w:rFonts w:ascii="Arial" w:hAnsi="Arial"/>
          <w:b/>
          <w:bCs/>
          <w:sz w:val="28"/>
          <w:szCs w:val="28"/>
        </w:rPr>
      </w:pPr>
      <w:r w:rsidRPr="00123B19">
        <w:rPr>
          <w:rFonts w:ascii="Arial" w:hAnsi="Arial"/>
          <w:b/>
          <w:bCs/>
          <w:sz w:val="28"/>
          <w:szCs w:val="28"/>
        </w:rPr>
        <w:t>Security Requirements</w:t>
      </w:r>
    </w:p>
    <w:p w14:paraId="57AF8E2D" w14:textId="77777777" w:rsidR="00AE4D15" w:rsidRPr="00123B19" w:rsidRDefault="00AE4D15" w:rsidP="00025B42">
      <w:pPr>
        <w:pStyle w:val="ListParagraph"/>
        <w:numPr>
          <w:ilvl w:val="2"/>
          <w:numId w:val="31"/>
        </w:numPr>
        <w:ind w:left="993"/>
        <w:rPr>
          <w:rFonts w:ascii="Arial" w:hAnsi="Arial"/>
          <w:b/>
          <w:bCs/>
          <w:sz w:val="28"/>
          <w:szCs w:val="28"/>
        </w:rPr>
      </w:pPr>
      <w:r w:rsidRPr="00123B19">
        <w:rPr>
          <w:rFonts w:ascii="Arial" w:hAnsi="Arial"/>
          <w:b/>
          <w:bCs/>
          <w:sz w:val="28"/>
          <w:szCs w:val="28"/>
        </w:rPr>
        <w:t>Authentication and Access Control</w:t>
      </w:r>
    </w:p>
    <w:tbl>
      <w:tblPr>
        <w:tblStyle w:val="TableGrid"/>
        <w:tblW w:w="0" w:type="auto"/>
        <w:tblLook w:val="04A0" w:firstRow="1" w:lastRow="0" w:firstColumn="1" w:lastColumn="0" w:noHBand="0" w:noVBand="1"/>
      </w:tblPr>
      <w:tblGrid>
        <w:gridCol w:w="1242"/>
        <w:gridCol w:w="2268"/>
        <w:gridCol w:w="5130"/>
      </w:tblGrid>
      <w:tr w:rsidR="00AE4D15" w:rsidRPr="006D3001" w14:paraId="076ECD39" w14:textId="77777777" w:rsidTr="00F05A89">
        <w:tc>
          <w:tcPr>
            <w:tcW w:w="1242" w:type="dxa"/>
            <w:shd w:val="clear" w:color="auto" w:fill="65735C"/>
          </w:tcPr>
          <w:p w14:paraId="04EE4532"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Req ID</w:t>
            </w:r>
          </w:p>
        </w:tc>
        <w:tc>
          <w:tcPr>
            <w:tcW w:w="2268" w:type="dxa"/>
            <w:shd w:val="clear" w:color="auto" w:fill="65735C"/>
          </w:tcPr>
          <w:p w14:paraId="43E14869"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Requirement</w:t>
            </w:r>
          </w:p>
        </w:tc>
        <w:tc>
          <w:tcPr>
            <w:tcW w:w="5130" w:type="dxa"/>
            <w:shd w:val="clear" w:color="auto" w:fill="65735C"/>
          </w:tcPr>
          <w:p w14:paraId="34A3B54B" w14:textId="77777777" w:rsidR="00AE4D15" w:rsidRPr="00E820AD" w:rsidRDefault="00AE4D15" w:rsidP="00F05A89">
            <w:pPr>
              <w:rPr>
                <w:rFonts w:ascii="Arial" w:hAnsi="Arial" w:cs="Arial"/>
                <w:color w:val="FFFFFF" w:themeColor="background1"/>
              </w:rPr>
            </w:pPr>
            <w:r w:rsidRPr="00E820AD">
              <w:rPr>
                <w:rFonts w:ascii="Arial" w:hAnsi="Arial" w:cs="Arial"/>
                <w:b/>
                <w:color w:val="FFFFFF" w:themeColor="background1"/>
              </w:rPr>
              <w:t>Details</w:t>
            </w:r>
          </w:p>
        </w:tc>
      </w:tr>
      <w:tr w:rsidR="00AE4D15" w:rsidRPr="006D3001" w14:paraId="27699628" w14:textId="77777777" w:rsidTr="00F05A89">
        <w:tc>
          <w:tcPr>
            <w:tcW w:w="1242" w:type="dxa"/>
            <w:shd w:val="clear" w:color="auto" w:fill="D56C38"/>
          </w:tcPr>
          <w:p w14:paraId="40C3C86B"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SEC-01</w:t>
            </w:r>
          </w:p>
        </w:tc>
        <w:tc>
          <w:tcPr>
            <w:tcW w:w="2268" w:type="dxa"/>
          </w:tcPr>
          <w:p w14:paraId="31EC7A01" w14:textId="77777777" w:rsidR="00AE4D15" w:rsidRPr="006D3001" w:rsidRDefault="00AE4D15" w:rsidP="00F05A89">
            <w:pPr>
              <w:rPr>
                <w:rFonts w:ascii="Arial" w:hAnsi="Arial" w:cs="Arial"/>
              </w:rPr>
            </w:pPr>
            <w:r w:rsidRPr="00586679">
              <w:rPr>
                <w:rFonts w:ascii="Arial" w:hAnsi="Arial" w:cs="Arial"/>
              </w:rPr>
              <w:t>Encryption &amp; SSO/MFA</w:t>
            </w:r>
          </w:p>
        </w:tc>
        <w:tc>
          <w:tcPr>
            <w:tcW w:w="5130" w:type="dxa"/>
          </w:tcPr>
          <w:p w14:paraId="581136A1" w14:textId="77777777" w:rsidR="00AE4D15" w:rsidRPr="006D3001" w:rsidRDefault="00AE4D15" w:rsidP="00F05A89">
            <w:pPr>
              <w:rPr>
                <w:rFonts w:ascii="Arial" w:hAnsi="Arial" w:cs="Arial"/>
              </w:rPr>
            </w:pPr>
            <w:r w:rsidRPr="00191FF2">
              <w:rPr>
                <w:rFonts w:ascii="Arial" w:hAnsi="Arial" w:cs="Arial"/>
              </w:rPr>
              <w:t>Encrypt data in transit (TLS 1.2+) and at rest; secure credential storage; support SSO/MFA (Azure AD preferred).</w:t>
            </w:r>
          </w:p>
        </w:tc>
      </w:tr>
      <w:tr w:rsidR="00AE4D15" w:rsidRPr="006D3001" w14:paraId="1E1B1194" w14:textId="77777777" w:rsidTr="00F05A89">
        <w:tc>
          <w:tcPr>
            <w:tcW w:w="1242" w:type="dxa"/>
            <w:shd w:val="clear" w:color="auto" w:fill="D56C38"/>
          </w:tcPr>
          <w:p w14:paraId="18B243F1"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SEC-02</w:t>
            </w:r>
          </w:p>
        </w:tc>
        <w:tc>
          <w:tcPr>
            <w:tcW w:w="2268" w:type="dxa"/>
          </w:tcPr>
          <w:p w14:paraId="09E52C00" w14:textId="77777777" w:rsidR="00AE4D15" w:rsidRPr="006D3001" w:rsidRDefault="00AE4D15" w:rsidP="00F05A89">
            <w:pPr>
              <w:rPr>
                <w:rFonts w:ascii="Arial" w:hAnsi="Arial" w:cs="Arial"/>
              </w:rPr>
            </w:pPr>
            <w:r w:rsidRPr="006D3001">
              <w:rPr>
                <w:rFonts w:ascii="Arial" w:hAnsi="Arial" w:cs="Arial"/>
              </w:rPr>
              <w:t>Role-Based Access Control</w:t>
            </w:r>
          </w:p>
        </w:tc>
        <w:tc>
          <w:tcPr>
            <w:tcW w:w="5130" w:type="dxa"/>
          </w:tcPr>
          <w:p w14:paraId="37D5BF5D" w14:textId="77777777" w:rsidR="00AE4D15" w:rsidRPr="006D3001" w:rsidRDefault="00AE4D15" w:rsidP="00F05A89">
            <w:pPr>
              <w:rPr>
                <w:rFonts w:ascii="Arial" w:hAnsi="Arial" w:cs="Arial"/>
              </w:rPr>
            </w:pPr>
            <w:r w:rsidRPr="006D3001">
              <w:rPr>
                <w:rFonts w:ascii="Arial" w:hAnsi="Arial" w:cs="Arial"/>
              </w:rPr>
              <w:t xml:space="preserve">Minimum roles: Admin, Power User, Standard User, </w:t>
            </w:r>
            <w:proofErr w:type="gramStart"/>
            <w:r w:rsidRPr="006D3001">
              <w:rPr>
                <w:rFonts w:ascii="Arial" w:hAnsi="Arial" w:cs="Arial"/>
              </w:rPr>
              <w:t>Read-Only</w:t>
            </w:r>
            <w:proofErr w:type="gramEnd"/>
            <w:r w:rsidRPr="006D3001">
              <w:rPr>
                <w:rFonts w:ascii="Arial" w:hAnsi="Arial" w:cs="Arial"/>
              </w:rPr>
              <w:t>; configurable permissions</w:t>
            </w:r>
          </w:p>
        </w:tc>
      </w:tr>
      <w:tr w:rsidR="00AE4D15" w:rsidRPr="006D3001" w14:paraId="2EA86931" w14:textId="77777777" w:rsidTr="00F05A89">
        <w:tc>
          <w:tcPr>
            <w:tcW w:w="1242" w:type="dxa"/>
            <w:shd w:val="clear" w:color="auto" w:fill="D56C38"/>
          </w:tcPr>
          <w:p w14:paraId="0F7E167D"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SEC-03</w:t>
            </w:r>
          </w:p>
        </w:tc>
        <w:tc>
          <w:tcPr>
            <w:tcW w:w="2268" w:type="dxa"/>
          </w:tcPr>
          <w:p w14:paraId="733163F7" w14:textId="77777777" w:rsidR="00AE4D15" w:rsidRPr="006D3001" w:rsidRDefault="00AE4D15" w:rsidP="00F05A89">
            <w:pPr>
              <w:rPr>
                <w:rFonts w:ascii="Arial" w:hAnsi="Arial" w:cs="Arial"/>
              </w:rPr>
            </w:pPr>
            <w:r w:rsidRPr="006D3001">
              <w:rPr>
                <w:rFonts w:ascii="Arial" w:hAnsi="Arial" w:cs="Arial"/>
              </w:rPr>
              <w:t>Session Management</w:t>
            </w:r>
          </w:p>
        </w:tc>
        <w:tc>
          <w:tcPr>
            <w:tcW w:w="5130" w:type="dxa"/>
          </w:tcPr>
          <w:p w14:paraId="48D50187" w14:textId="77777777" w:rsidR="00AE4D15" w:rsidRPr="006D3001" w:rsidRDefault="00AE4D15" w:rsidP="00F05A89">
            <w:pPr>
              <w:rPr>
                <w:rFonts w:ascii="Arial" w:hAnsi="Arial" w:cs="Arial"/>
              </w:rPr>
            </w:pPr>
            <w:r w:rsidRPr="006D3001">
              <w:rPr>
                <w:rFonts w:ascii="Arial" w:hAnsi="Arial" w:cs="Arial"/>
              </w:rPr>
              <w:t>Session timeout after 30 minutes inactivity; secure session tokens; concurrent session limits</w:t>
            </w:r>
          </w:p>
        </w:tc>
      </w:tr>
      <w:tr w:rsidR="00AE4D15" w:rsidRPr="006D3001" w14:paraId="5A099F67" w14:textId="77777777" w:rsidTr="00F05A89">
        <w:tc>
          <w:tcPr>
            <w:tcW w:w="1242" w:type="dxa"/>
            <w:shd w:val="clear" w:color="auto" w:fill="D56C38"/>
          </w:tcPr>
          <w:p w14:paraId="0DD84BC7" w14:textId="77777777" w:rsidR="00AE4D15" w:rsidRPr="00E820AD" w:rsidRDefault="00AE4D15" w:rsidP="00F05A89">
            <w:pPr>
              <w:rPr>
                <w:rFonts w:ascii="Arial" w:hAnsi="Arial" w:cs="Arial"/>
                <w:b/>
                <w:bCs/>
                <w:color w:val="FFFFFF" w:themeColor="background1"/>
              </w:rPr>
            </w:pPr>
            <w:r w:rsidRPr="00E820AD">
              <w:rPr>
                <w:rFonts w:ascii="Arial" w:hAnsi="Arial" w:cs="Arial"/>
                <w:b/>
                <w:bCs/>
                <w:color w:val="FFFFFF" w:themeColor="background1"/>
              </w:rPr>
              <w:t>SEC-04</w:t>
            </w:r>
          </w:p>
        </w:tc>
        <w:tc>
          <w:tcPr>
            <w:tcW w:w="2268" w:type="dxa"/>
          </w:tcPr>
          <w:p w14:paraId="3DDFD601" w14:textId="77777777" w:rsidR="00AE4D15" w:rsidRPr="006D3001" w:rsidRDefault="00AE4D15" w:rsidP="00F05A89">
            <w:pPr>
              <w:rPr>
                <w:rFonts w:ascii="Arial" w:hAnsi="Arial" w:cs="Arial"/>
              </w:rPr>
            </w:pPr>
            <w:r w:rsidRPr="006D3001">
              <w:rPr>
                <w:rFonts w:ascii="Arial" w:hAnsi="Arial" w:cs="Arial"/>
              </w:rPr>
              <w:t>Password Policy</w:t>
            </w:r>
          </w:p>
        </w:tc>
        <w:tc>
          <w:tcPr>
            <w:tcW w:w="5130" w:type="dxa"/>
          </w:tcPr>
          <w:p w14:paraId="4F21AD7E" w14:textId="77777777" w:rsidR="00AE4D15" w:rsidRPr="006D3001" w:rsidRDefault="00AE4D15" w:rsidP="00F05A89">
            <w:pPr>
              <w:rPr>
                <w:rFonts w:ascii="Arial" w:hAnsi="Arial" w:cs="Arial"/>
              </w:rPr>
            </w:pPr>
            <w:r w:rsidRPr="006D3001">
              <w:rPr>
                <w:rFonts w:ascii="Arial" w:hAnsi="Arial" w:cs="Arial"/>
              </w:rPr>
              <w:t>Minimum 12 characters; complexity requirements;</w:t>
            </w:r>
          </w:p>
        </w:tc>
      </w:tr>
    </w:tbl>
    <w:p w14:paraId="3E350A16" w14:textId="77777777" w:rsidR="00AE4D15" w:rsidRDefault="00AE4D15" w:rsidP="00AE4D15">
      <w:pPr>
        <w:pStyle w:val="ListParagraph"/>
        <w:ind w:left="993"/>
        <w:rPr>
          <w:rFonts w:ascii="Arial" w:hAnsi="Arial"/>
          <w:b/>
          <w:bCs/>
          <w:sz w:val="28"/>
          <w:szCs w:val="28"/>
        </w:rPr>
      </w:pPr>
    </w:p>
    <w:p w14:paraId="13D0B567" w14:textId="77777777" w:rsidR="00AE4D15" w:rsidRPr="00BC276B" w:rsidRDefault="00AE4D15" w:rsidP="00025B42">
      <w:pPr>
        <w:pStyle w:val="ListParagraph"/>
        <w:numPr>
          <w:ilvl w:val="2"/>
          <w:numId w:val="31"/>
        </w:numPr>
        <w:ind w:left="993"/>
        <w:rPr>
          <w:rFonts w:ascii="Arial" w:hAnsi="Arial"/>
          <w:b/>
          <w:bCs/>
          <w:sz w:val="28"/>
          <w:szCs w:val="28"/>
        </w:rPr>
      </w:pPr>
      <w:r w:rsidRPr="00BC276B">
        <w:rPr>
          <w:rFonts w:ascii="Arial" w:hAnsi="Arial"/>
          <w:b/>
          <w:bCs/>
          <w:sz w:val="28"/>
          <w:szCs w:val="28"/>
        </w:rPr>
        <w:t>Data Protection</w:t>
      </w:r>
    </w:p>
    <w:tbl>
      <w:tblPr>
        <w:tblStyle w:val="TableGrid"/>
        <w:tblW w:w="0" w:type="auto"/>
        <w:tblLook w:val="04A0" w:firstRow="1" w:lastRow="0" w:firstColumn="1" w:lastColumn="0" w:noHBand="0" w:noVBand="1"/>
      </w:tblPr>
      <w:tblGrid>
        <w:gridCol w:w="1384"/>
        <w:gridCol w:w="2410"/>
        <w:gridCol w:w="4846"/>
      </w:tblGrid>
      <w:tr w:rsidR="00AE4D15" w:rsidRPr="006D3001" w14:paraId="4CBF31D2" w14:textId="77777777" w:rsidTr="00F05A89">
        <w:tc>
          <w:tcPr>
            <w:tcW w:w="1384" w:type="dxa"/>
            <w:shd w:val="clear" w:color="auto" w:fill="65735C"/>
          </w:tcPr>
          <w:p w14:paraId="48CBE7DD" w14:textId="77777777" w:rsidR="00AE4D15" w:rsidRPr="00C8356F" w:rsidRDefault="00AE4D15" w:rsidP="00F05A89">
            <w:pPr>
              <w:rPr>
                <w:rFonts w:ascii="Arial" w:hAnsi="Arial" w:cs="Arial"/>
                <w:color w:val="FFFFFF" w:themeColor="background1"/>
              </w:rPr>
            </w:pPr>
            <w:r w:rsidRPr="00C8356F">
              <w:rPr>
                <w:rFonts w:ascii="Arial" w:hAnsi="Arial" w:cs="Arial"/>
                <w:b/>
                <w:color w:val="FFFFFF" w:themeColor="background1"/>
              </w:rPr>
              <w:t>Req ID</w:t>
            </w:r>
          </w:p>
        </w:tc>
        <w:tc>
          <w:tcPr>
            <w:tcW w:w="2410" w:type="dxa"/>
            <w:shd w:val="clear" w:color="auto" w:fill="65735C"/>
          </w:tcPr>
          <w:p w14:paraId="518AF302" w14:textId="77777777" w:rsidR="00AE4D15" w:rsidRPr="00C8356F" w:rsidRDefault="00AE4D15" w:rsidP="00F05A89">
            <w:pPr>
              <w:rPr>
                <w:rFonts w:ascii="Arial" w:hAnsi="Arial" w:cs="Arial"/>
                <w:color w:val="FFFFFF" w:themeColor="background1"/>
              </w:rPr>
            </w:pPr>
            <w:r w:rsidRPr="00C8356F">
              <w:rPr>
                <w:rFonts w:ascii="Arial" w:hAnsi="Arial" w:cs="Arial"/>
                <w:b/>
                <w:color w:val="FFFFFF" w:themeColor="background1"/>
              </w:rPr>
              <w:t>Requirement</w:t>
            </w:r>
          </w:p>
        </w:tc>
        <w:tc>
          <w:tcPr>
            <w:tcW w:w="4846" w:type="dxa"/>
            <w:shd w:val="clear" w:color="auto" w:fill="65735C"/>
          </w:tcPr>
          <w:p w14:paraId="5A9978E1" w14:textId="77777777" w:rsidR="00AE4D15" w:rsidRPr="00C8356F" w:rsidRDefault="00AE4D15" w:rsidP="00F05A89">
            <w:pPr>
              <w:rPr>
                <w:rFonts w:ascii="Arial" w:hAnsi="Arial" w:cs="Arial"/>
                <w:color w:val="FFFFFF" w:themeColor="background1"/>
              </w:rPr>
            </w:pPr>
            <w:r w:rsidRPr="00C8356F">
              <w:rPr>
                <w:rFonts w:ascii="Arial" w:hAnsi="Arial" w:cs="Arial"/>
                <w:b/>
                <w:color w:val="FFFFFF" w:themeColor="background1"/>
              </w:rPr>
              <w:t>Details</w:t>
            </w:r>
          </w:p>
        </w:tc>
      </w:tr>
      <w:tr w:rsidR="00AE4D15" w:rsidRPr="006D3001" w14:paraId="67BC571D" w14:textId="77777777" w:rsidTr="00F05A89">
        <w:tc>
          <w:tcPr>
            <w:tcW w:w="1384" w:type="dxa"/>
            <w:shd w:val="clear" w:color="auto" w:fill="D56C38"/>
          </w:tcPr>
          <w:p w14:paraId="5DE71636" w14:textId="77777777" w:rsidR="00AE4D15" w:rsidRPr="00C8356F" w:rsidRDefault="00AE4D15" w:rsidP="00F05A89">
            <w:pPr>
              <w:rPr>
                <w:rFonts w:ascii="Arial" w:hAnsi="Arial" w:cs="Arial"/>
                <w:b/>
                <w:bCs/>
                <w:color w:val="FFFFFF" w:themeColor="background1"/>
              </w:rPr>
            </w:pPr>
            <w:r w:rsidRPr="00C8356F">
              <w:rPr>
                <w:rFonts w:ascii="Arial" w:hAnsi="Arial" w:cs="Arial"/>
                <w:b/>
                <w:bCs/>
                <w:color w:val="FFFFFF" w:themeColor="background1"/>
              </w:rPr>
              <w:t>SEC-05</w:t>
            </w:r>
          </w:p>
        </w:tc>
        <w:tc>
          <w:tcPr>
            <w:tcW w:w="2410" w:type="dxa"/>
          </w:tcPr>
          <w:p w14:paraId="054BF60E" w14:textId="77777777" w:rsidR="00AE4D15" w:rsidRPr="006D3001" w:rsidRDefault="00AE4D15" w:rsidP="00F05A89">
            <w:pPr>
              <w:rPr>
                <w:rFonts w:ascii="Arial" w:hAnsi="Arial" w:cs="Arial"/>
              </w:rPr>
            </w:pPr>
            <w:r w:rsidRPr="006D3001">
              <w:rPr>
                <w:rFonts w:ascii="Arial" w:hAnsi="Arial" w:cs="Arial"/>
              </w:rPr>
              <w:t>Encryption at Rest</w:t>
            </w:r>
          </w:p>
        </w:tc>
        <w:tc>
          <w:tcPr>
            <w:tcW w:w="4846" w:type="dxa"/>
          </w:tcPr>
          <w:p w14:paraId="4E2B21CB" w14:textId="77777777" w:rsidR="00AE4D15" w:rsidRPr="006D3001" w:rsidRDefault="00AE4D15" w:rsidP="00F05A89">
            <w:pPr>
              <w:rPr>
                <w:rFonts w:ascii="Arial" w:hAnsi="Arial" w:cs="Arial"/>
              </w:rPr>
            </w:pPr>
            <w:r w:rsidRPr="006D3001">
              <w:rPr>
                <w:rFonts w:ascii="Arial" w:hAnsi="Arial" w:cs="Arial"/>
              </w:rPr>
              <w:t>AES-256 encryption for all stored data; encrypted backups</w:t>
            </w:r>
          </w:p>
        </w:tc>
      </w:tr>
      <w:tr w:rsidR="00AE4D15" w:rsidRPr="006D3001" w14:paraId="55B78843" w14:textId="77777777" w:rsidTr="00F05A89">
        <w:tc>
          <w:tcPr>
            <w:tcW w:w="1384" w:type="dxa"/>
            <w:shd w:val="clear" w:color="auto" w:fill="D56C38"/>
          </w:tcPr>
          <w:p w14:paraId="3F66E2BB" w14:textId="77777777" w:rsidR="00AE4D15" w:rsidRPr="00C8356F" w:rsidRDefault="00AE4D15" w:rsidP="00F05A89">
            <w:pPr>
              <w:rPr>
                <w:rFonts w:ascii="Arial" w:hAnsi="Arial" w:cs="Arial"/>
                <w:b/>
                <w:bCs/>
                <w:color w:val="FFFFFF" w:themeColor="background1"/>
              </w:rPr>
            </w:pPr>
            <w:r w:rsidRPr="00C8356F">
              <w:rPr>
                <w:rFonts w:ascii="Arial" w:hAnsi="Arial" w:cs="Arial"/>
                <w:b/>
                <w:bCs/>
                <w:color w:val="FFFFFF" w:themeColor="background1"/>
              </w:rPr>
              <w:t>SEC-06</w:t>
            </w:r>
          </w:p>
        </w:tc>
        <w:tc>
          <w:tcPr>
            <w:tcW w:w="2410" w:type="dxa"/>
          </w:tcPr>
          <w:p w14:paraId="6914E8B0" w14:textId="77777777" w:rsidR="00AE4D15" w:rsidRPr="006D3001" w:rsidRDefault="00AE4D15" w:rsidP="00F05A89">
            <w:pPr>
              <w:rPr>
                <w:rFonts w:ascii="Arial" w:hAnsi="Arial" w:cs="Arial"/>
              </w:rPr>
            </w:pPr>
            <w:r w:rsidRPr="006D3001">
              <w:rPr>
                <w:rFonts w:ascii="Arial" w:hAnsi="Arial" w:cs="Arial"/>
              </w:rPr>
              <w:t>Encryption in Transit</w:t>
            </w:r>
          </w:p>
        </w:tc>
        <w:tc>
          <w:tcPr>
            <w:tcW w:w="4846" w:type="dxa"/>
          </w:tcPr>
          <w:p w14:paraId="622F9016" w14:textId="77777777" w:rsidR="00AE4D15" w:rsidRPr="006D3001" w:rsidRDefault="00AE4D15" w:rsidP="00F05A89">
            <w:pPr>
              <w:rPr>
                <w:rFonts w:ascii="Arial" w:hAnsi="Arial" w:cs="Arial"/>
              </w:rPr>
            </w:pPr>
            <w:r w:rsidRPr="006D3001">
              <w:rPr>
                <w:rFonts w:ascii="Arial" w:hAnsi="Arial" w:cs="Arial"/>
              </w:rPr>
              <w:t>TLS 1.3 for all data transmission; HTTPS enforced</w:t>
            </w:r>
          </w:p>
        </w:tc>
      </w:tr>
      <w:tr w:rsidR="00AE4D15" w:rsidRPr="006D3001" w14:paraId="6736093C" w14:textId="77777777" w:rsidTr="00F05A89">
        <w:tc>
          <w:tcPr>
            <w:tcW w:w="1384" w:type="dxa"/>
            <w:shd w:val="clear" w:color="auto" w:fill="D56C38"/>
          </w:tcPr>
          <w:p w14:paraId="7CF35E3C" w14:textId="77777777" w:rsidR="00AE4D15" w:rsidRPr="00C8356F" w:rsidRDefault="00AE4D15" w:rsidP="00F05A89">
            <w:pPr>
              <w:rPr>
                <w:rFonts w:ascii="Arial" w:hAnsi="Arial" w:cs="Arial"/>
                <w:b/>
                <w:bCs/>
                <w:color w:val="FFFFFF" w:themeColor="background1"/>
              </w:rPr>
            </w:pPr>
            <w:r w:rsidRPr="00C8356F">
              <w:rPr>
                <w:rFonts w:ascii="Arial" w:hAnsi="Arial" w:cs="Arial"/>
                <w:b/>
                <w:bCs/>
                <w:color w:val="FFFFFF" w:themeColor="background1"/>
              </w:rPr>
              <w:t>SEC-07</w:t>
            </w:r>
          </w:p>
        </w:tc>
        <w:tc>
          <w:tcPr>
            <w:tcW w:w="2410" w:type="dxa"/>
          </w:tcPr>
          <w:p w14:paraId="1F731338" w14:textId="77777777" w:rsidR="00AE4D15" w:rsidRPr="006D3001" w:rsidRDefault="00AE4D15" w:rsidP="00F05A89">
            <w:pPr>
              <w:rPr>
                <w:rFonts w:ascii="Arial" w:hAnsi="Arial" w:cs="Arial"/>
              </w:rPr>
            </w:pPr>
            <w:r w:rsidRPr="006D3001">
              <w:rPr>
                <w:rFonts w:ascii="Arial" w:hAnsi="Arial" w:cs="Arial"/>
              </w:rPr>
              <w:t>Data Masking</w:t>
            </w:r>
          </w:p>
        </w:tc>
        <w:tc>
          <w:tcPr>
            <w:tcW w:w="4846" w:type="dxa"/>
          </w:tcPr>
          <w:p w14:paraId="1CB502B8" w14:textId="77777777" w:rsidR="00AE4D15" w:rsidRPr="006D3001" w:rsidRDefault="00AE4D15" w:rsidP="00F05A89">
            <w:pPr>
              <w:rPr>
                <w:rFonts w:ascii="Arial" w:hAnsi="Arial" w:cs="Arial"/>
              </w:rPr>
            </w:pPr>
            <w:r w:rsidRPr="006D3001">
              <w:rPr>
                <w:rFonts w:ascii="Arial" w:hAnsi="Arial" w:cs="Arial"/>
              </w:rPr>
              <w:t>Mask sensitive fields in non-production environments</w:t>
            </w:r>
          </w:p>
        </w:tc>
      </w:tr>
      <w:tr w:rsidR="00AE4D15" w:rsidRPr="006D3001" w14:paraId="158FAC8E" w14:textId="77777777" w:rsidTr="00F05A89">
        <w:tc>
          <w:tcPr>
            <w:tcW w:w="1384" w:type="dxa"/>
            <w:shd w:val="clear" w:color="auto" w:fill="D56C38"/>
          </w:tcPr>
          <w:p w14:paraId="1F0D2C13" w14:textId="77777777" w:rsidR="00AE4D15" w:rsidRPr="00C8356F" w:rsidRDefault="00AE4D15" w:rsidP="00F05A89">
            <w:pPr>
              <w:rPr>
                <w:rFonts w:ascii="Arial" w:hAnsi="Arial" w:cs="Arial"/>
                <w:b/>
                <w:bCs/>
                <w:color w:val="FFFFFF" w:themeColor="background1"/>
              </w:rPr>
            </w:pPr>
            <w:r w:rsidRPr="00C8356F">
              <w:rPr>
                <w:rFonts w:ascii="Arial" w:hAnsi="Arial" w:cs="Arial"/>
                <w:b/>
                <w:bCs/>
                <w:color w:val="FFFFFF" w:themeColor="background1"/>
              </w:rPr>
              <w:t>SEC-08</w:t>
            </w:r>
          </w:p>
        </w:tc>
        <w:tc>
          <w:tcPr>
            <w:tcW w:w="2410" w:type="dxa"/>
          </w:tcPr>
          <w:p w14:paraId="5760903F" w14:textId="77777777" w:rsidR="00AE4D15" w:rsidRPr="006D3001" w:rsidRDefault="00AE4D15" w:rsidP="00F05A89">
            <w:pPr>
              <w:rPr>
                <w:rFonts w:ascii="Arial" w:hAnsi="Arial" w:cs="Arial"/>
              </w:rPr>
            </w:pPr>
            <w:r w:rsidRPr="006D3001">
              <w:rPr>
                <w:rFonts w:ascii="Arial" w:hAnsi="Arial" w:cs="Arial"/>
              </w:rPr>
              <w:t>Data Classification</w:t>
            </w:r>
          </w:p>
        </w:tc>
        <w:tc>
          <w:tcPr>
            <w:tcW w:w="4846" w:type="dxa"/>
          </w:tcPr>
          <w:p w14:paraId="2E8A9555" w14:textId="77777777" w:rsidR="00AE4D15" w:rsidRPr="006D3001" w:rsidRDefault="00AE4D15" w:rsidP="00F05A89">
            <w:pPr>
              <w:rPr>
                <w:rFonts w:ascii="Arial" w:hAnsi="Arial" w:cs="Arial"/>
              </w:rPr>
            </w:pPr>
            <w:r w:rsidRPr="006D3001">
              <w:rPr>
                <w:rFonts w:ascii="Arial" w:hAnsi="Arial" w:cs="Arial"/>
              </w:rPr>
              <w:t>Classify data by sensitivity; apply handling rules per classification</w:t>
            </w:r>
          </w:p>
        </w:tc>
      </w:tr>
      <w:tr w:rsidR="00AE4D15" w:rsidRPr="006D3001" w14:paraId="44F6F9F0" w14:textId="77777777" w:rsidTr="00F05A89">
        <w:tc>
          <w:tcPr>
            <w:tcW w:w="1384" w:type="dxa"/>
            <w:shd w:val="clear" w:color="auto" w:fill="D56C38"/>
          </w:tcPr>
          <w:p w14:paraId="43DB92C9" w14:textId="77777777" w:rsidR="00AE4D15" w:rsidRPr="00C8356F" w:rsidRDefault="00AE4D15" w:rsidP="00F05A89">
            <w:pPr>
              <w:rPr>
                <w:rFonts w:ascii="Arial" w:hAnsi="Arial" w:cs="Arial"/>
                <w:b/>
                <w:bCs/>
                <w:color w:val="FFFFFF" w:themeColor="background1"/>
              </w:rPr>
            </w:pPr>
            <w:r>
              <w:rPr>
                <w:rFonts w:ascii="Arial" w:hAnsi="Arial" w:cs="Arial"/>
                <w:b/>
                <w:bCs/>
                <w:color w:val="FFFFFF" w:themeColor="background1"/>
              </w:rPr>
              <w:t>SEC-09</w:t>
            </w:r>
          </w:p>
        </w:tc>
        <w:tc>
          <w:tcPr>
            <w:tcW w:w="2410" w:type="dxa"/>
          </w:tcPr>
          <w:p w14:paraId="599B02A2" w14:textId="77777777" w:rsidR="00AE4D15" w:rsidRPr="006D3001" w:rsidRDefault="00AE4D15" w:rsidP="00F05A89">
            <w:pPr>
              <w:rPr>
                <w:rFonts w:ascii="Arial" w:hAnsi="Arial" w:cs="Arial"/>
              </w:rPr>
            </w:pPr>
            <w:r>
              <w:rPr>
                <w:rFonts w:ascii="Arial" w:hAnsi="Arial" w:cs="Arial"/>
              </w:rPr>
              <w:t>POPIA Compliance</w:t>
            </w:r>
          </w:p>
        </w:tc>
        <w:tc>
          <w:tcPr>
            <w:tcW w:w="4846" w:type="dxa"/>
          </w:tcPr>
          <w:p w14:paraId="2AC0E3FC" w14:textId="77777777" w:rsidR="00AE4D15" w:rsidRPr="006D3001" w:rsidRDefault="00AE4D15" w:rsidP="00F05A89">
            <w:pPr>
              <w:rPr>
                <w:rFonts w:ascii="Arial" w:hAnsi="Arial" w:cs="Arial"/>
              </w:rPr>
            </w:pPr>
            <w:r w:rsidRPr="00730413">
              <w:rPr>
                <w:rFonts w:ascii="Arial" w:hAnsi="Arial" w:cs="Arial"/>
              </w:rPr>
              <w:t>Data protection aligned to POPIA: lawful processing, purpose limitation, data minimization, and subject access support.</w:t>
            </w:r>
          </w:p>
        </w:tc>
      </w:tr>
      <w:tr w:rsidR="00AE4D15" w:rsidRPr="006D3001" w14:paraId="3956CF58" w14:textId="77777777" w:rsidTr="00F05A89">
        <w:tc>
          <w:tcPr>
            <w:tcW w:w="1384" w:type="dxa"/>
            <w:shd w:val="clear" w:color="auto" w:fill="D56C38"/>
          </w:tcPr>
          <w:p w14:paraId="51DF394A" w14:textId="77777777" w:rsidR="00AE4D15" w:rsidRDefault="00AE4D15" w:rsidP="00F05A89">
            <w:pPr>
              <w:rPr>
                <w:rFonts w:ascii="Arial" w:hAnsi="Arial" w:cs="Arial"/>
                <w:b/>
                <w:bCs/>
                <w:color w:val="FFFFFF" w:themeColor="background1"/>
              </w:rPr>
            </w:pPr>
            <w:r>
              <w:rPr>
                <w:rFonts w:ascii="Arial" w:hAnsi="Arial" w:cs="Arial"/>
                <w:b/>
                <w:bCs/>
                <w:color w:val="FFFFFF" w:themeColor="background1"/>
              </w:rPr>
              <w:lastRenderedPageBreak/>
              <w:t>SEC-10</w:t>
            </w:r>
          </w:p>
        </w:tc>
        <w:tc>
          <w:tcPr>
            <w:tcW w:w="2410" w:type="dxa"/>
          </w:tcPr>
          <w:p w14:paraId="7BA5A232" w14:textId="77777777" w:rsidR="00AE4D15" w:rsidRDefault="00AE4D15" w:rsidP="00F05A89">
            <w:pPr>
              <w:rPr>
                <w:rFonts w:ascii="Arial" w:hAnsi="Arial" w:cs="Arial"/>
              </w:rPr>
            </w:pPr>
            <w:r>
              <w:rPr>
                <w:rFonts w:ascii="Arial" w:hAnsi="Arial" w:cs="Arial"/>
              </w:rPr>
              <w:t>Data Residency</w:t>
            </w:r>
          </w:p>
        </w:tc>
        <w:tc>
          <w:tcPr>
            <w:tcW w:w="4846" w:type="dxa"/>
          </w:tcPr>
          <w:p w14:paraId="1C4C61F6" w14:textId="77777777" w:rsidR="00AE4D15" w:rsidRPr="00730413" w:rsidRDefault="00AE4D15" w:rsidP="00F05A89">
            <w:pPr>
              <w:rPr>
                <w:rFonts w:ascii="Arial" w:hAnsi="Arial" w:cs="Arial"/>
              </w:rPr>
            </w:pPr>
            <w:r w:rsidRPr="00385EBF">
              <w:rPr>
                <w:rFonts w:ascii="Arial" w:hAnsi="Arial" w:cs="Arial"/>
              </w:rPr>
              <w:t xml:space="preserve">Environment security and data residency: cloud hosting in SA and regionally compliant data </w:t>
            </w:r>
            <w:proofErr w:type="spellStart"/>
            <w:r w:rsidRPr="00385EBF">
              <w:rPr>
                <w:rFonts w:ascii="Arial" w:hAnsi="Arial" w:cs="Arial"/>
              </w:rPr>
              <w:t>centres</w:t>
            </w:r>
            <w:proofErr w:type="spellEnd"/>
            <w:r w:rsidRPr="00385EBF">
              <w:rPr>
                <w:rFonts w:ascii="Arial" w:hAnsi="Arial" w:cs="Arial"/>
              </w:rPr>
              <w:t xml:space="preserve">; </w:t>
            </w:r>
            <w:proofErr w:type="gramStart"/>
            <w:r w:rsidRPr="00385EBF">
              <w:rPr>
                <w:rFonts w:ascii="Arial" w:hAnsi="Arial" w:cs="Arial"/>
              </w:rPr>
              <w:t>disclose</w:t>
            </w:r>
            <w:proofErr w:type="gramEnd"/>
            <w:r w:rsidRPr="00385EBF">
              <w:rPr>
                <w:rFonts w:ascii="Arial" w:hAnsi="Arial" w:cs="Arial"/>
              </w:rPr>
              <w:t xml:space="preserve"> locations.</w:t>
            </w:r>
          </w:p>
        </w:tc>
      </w:tr>
      <w:tr w:rsidR="00AE4D15" w:rsidRPr="006D3001" w14:paraId="4895176C" w14:textId="77777777" w:rsidTr="00F05A89">
        <w:tc>
          <w:tcPr>
            <w:tcW w:w="1384" w:type="dxa"/>
            <w:shd w:val="clear" w:color="auto" w:fill="D56C38"/>
          </w:tcPr>
          <w:p w14:paraId="525D268E" w14:textId="77777777" w:rsidR="00AE4D15" w:rsidRDefault="00AE4D15" w:rsidP="00F05A89">
            <w:pPr>
              <w:rPr>
                <w:rFonts w:ascii="Arial" w:hAnsi="Arial" w:cs="Arial"/>
                <w:b/>
                <w:bCs/>
                <w:color w:val="FFFFFF" w:themeColor="background1"/>
              </w:rPr>
            </w:pPr>
            <w:r>
              <w:rPr>
                <w:rFonts w:ascii="Arial" w:hAnsi="Arial" w:cs="Arial"/>
                <w:b/>
                <w:bCs/>
                <w:color w:val="FFFFFF" w:themeColor="background1"/>
              </w:rPr>
              <w:t>SEC-11</w:t>
            </w:r>
          </w:p>
        </w:tc>
        <w:tc>
          <w:tcPr>
            <w:tcW w:w="2410" w:type="dxa"/>
          </w:tcPr>
          <w:p w14:paraId="5A9CE948" w14:textId="77777777" w:rsidR="00AE4D15" w:rsidRDefault="00AE4D15" w:rsidP="00F05A89">
            <w:pPr>
              <w:rPr>
                <w:rFonts w:ascii="Arial" w:hAnsi="Arial" w:cs="Arial"/>
              </w:rPr>
            </w:pPr>
            <w:r>
              <w:rPr>
                <w:rFonts w:ascii="Arial" w:hAnsi="Arial" w:cs="Arial"/>
              </w:rPr>
              <w:t>Vendor-Compliance</w:t>
            </w:r>
          </w:p>
        </w:tc>
        <w:tc>
          <w:tcPr>
            <w:tcW w:w="4846" w:type="dxa"/>
          </w:tcPr>
          <w:p w14:paraId="50AE44E0" w14:textId="77777777" w:rsidR="00AE4D15" w:rsidRPr="00385EBF" w:rsidRDefault="00AE4D15" w:rsidP="00F05A89">
            <w:pPr>
              <w:rPr>
                <w:rFonts w:ascii="Arial" w:hAnsi="Arial" w:cs="Arial"/>
              </w:rPr>
            </w:pPr>
            <w:r w:rsidRPr="00881BEA">
              <w:rPr>
                <w:rFonts w:ascii="Arial" w:hAnsi="Arial" w:cs="Arial"/>
              </w:rPr>
              <w:t>Vendor/partner to provide evidence of security posture (ISO27001/NIST-aligned or equivalent controls).</w:t>
            </w:r>
          </w:p>
        </w:tc>
      </w:tr>
    </w:tbl>
    <w:p w14:paraId="1AB0601B" w14:textId="77777777" w:rsidR="00AE4D15" w:rsidRDefault="00AE4D15" w:rsidP="00AE4D15">
      <w:pPr>
        <w:pStyle w:val="ListParagraph"/>
        <w:ind w:left="993"/>
        <w:rPr>
          <w:rFonts w:ascii="Arial" w:hAnsi="Arial"/>
          <w:b/>
          <w:bCs/>
          <w:sz w:val="28"/>
          <w:szCs w:val="28"/>
        </w:rPr>
      </w:pPr>
    </w:p>
    <w:p w14:paraId="7B63A56D" w14:textId="77777777" w:rsidR="00AE4D15" w:rsidRPr="001842B8" w:rsidRDefault="00AE4D15" w:rsidP="00025B42">
      <w:pPr>
        <w:pStyle w:val="ListParagraph"/>
        <w:numPr>
          <w:ilvl w:val="2"/>
          <w:numId w:val="31"/>
        </w:numPr>
        <w:ind w:left="993"/>
        <w:rPr>
          <w:rFonts w:ascii="Arial" w:hAnsi="Arial"/>
          <w:b/>
          <w:bCs/>
          <w:sz w:val="28"/>
          <w:szCs w:val="28"/>
        </w:rPr>
      </w:pPr>
      <w:r w:rsidRPr="001842B8">
        <w:rPr>
          <w:rFonts w:ascii="Arial" w:hAnsi="Arial"/>
          <w:b/>
          <w:bCs/>
          <w:sz w:val="28"/>
          <w:szCs w:val="28"/>
        </w:rPr>
        <w:t>Audit and Monitoring</w:t>
      </w:r>
    </w:p>
    <w:tbl>
      <w:tblPr>
        <w:tblStyle w:val="TableGrid"/>
        <w:tblW w:w="0" w:type="auto"/>
        <w:tblLook w:val="04A0" w:firstRow="1" w:lastRow="0" w:firstColumn="1" w:lastColumn="0" w:noHBand="0" w:noVBand="1"/>
      </w:tblPr>
      <w:tblGrid>
        <w:gridCol w:w="1384"/>
        <w:gridCol w:w="2410"/>
        <w:gridCol w:w="4846"/>
      </w:tblGrid>
      <w:tr w:rsidR="00AE4D15" w:rsidRPr="006D3001" w14:paraId="76E4B48D" w14:textId="77777777" w:rsidTr="00F05A89">
        <w:tc>
          <w:tcPr>
            <w:tcW w:w="1384" w:type="dxa"/>
            <w:shd w:val="clear" w:color="auto" w:fill="65735C"/>
          </w:tcPr>
          <w:p w14:paraId="38CE3A96"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 ID</w:t>
            </w:r>
          </w:p>
        </w:tc>
        <w:tc>
          <w:tcPr>
            <w:tcW w:w="2410" w:type="dxa"/>
            <w:shd w:val="clear" w:color="auto" w:fill="65735C"/>
          </w:tcPr>
          <w:p w14:paraId="5AAA6D39"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Requirement</w:t>
            </w:r>
          </w:p>
        </w:tc>
        <w:tc>
          <w:tcPr>
            <w:tcW w:w="4846" w:type="dxa"/>
            <w:shd w:val="clear" w:color="auto" w:fill="65735C"/>
          </w:tcPr>
          <w:p w14:paraId="572D10A7"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Details</w:t>
            </w:r>
          </w:p>
        </w:tc>
      </w:tr>
      <w:tr w:rsidR="00AE4D15" w:rsidRPr="006D3001" w14:paraId="1B3A24C2" w14:textId="77777777" w:rsidTr="00F05A89">
        <w:tc>
          <w:tcPr>
            <w:tcW w:w="1384" w:type="dxa"/>
            <w:shd w:val="clear" w:color="auto" w:fill="D56C38"/>
          </w:tcPr>
          <w:p w14:paraId="3EEF75EA" w14:textId="77777777" w:rsidR="00AE4D15" w:rsidRPr="00FD2B13" w:rsidRDefault="00AE4D15" w:rsidP="00F05A89">
            <w:pPr>
              <w:rPr>
                <w:rFonts w:ascii="Arial" w:hAnsi="Arial" w:cs="Arial"/>
                <w:b/>
                <w:bCs/>
                <w:color w:val="FFFFFF" w:themeColor="background1"/>
              </w:rPr>
            </w:pPr>
            <w:r w:rsidRPr="00FD2B13">
              <w:rPr>
                <w:rFonts w:ascii="Arial" w:hAnsi="Arial" w:cs="Arial"/>
                <w:b/>
                <w:bCs/>
                <w:color w:val="FFFFFF" w:themeColor="background1"/>
              </w:rPr>
              <w:t>SEC-12</w:t>
            </w:r>
          </w:p>
        </w:tc>
        <w:tc>
          <w:tcPr>
            <w:tcW w:w="2410" w:type="dxa"/>
          </w:tcPr>
          <w:p w14:paraId="038B730B" w14:textId="77777777" w:rsidR="00AE4D15" w:rsidRPr="006D3001" w:rsidRDefault="00AE4D15" w:rsidP="00F05A89">
            <w:pPr>
              <w:rPr>
                <w:rFonts w:ascii="Arial" w:hAnsi="Arial" w:cs="Arial"/>
              </w:rPr>
            </w:pPr>
            <w:r w:rsidRPr="006D3001">
              <w:rPr>
                <w:rFonts w:ascii="Arial" w:hAnsi="Arial" w:cs="Arial"/>
              </w:rPr>
              <w:t>Audit Logging</w:t>
            </w:r>
          </w:p>
        </w:tc>
        <w:tc>
          <w:tcPr>
            <w:tcW w:w="4846" w:type="dxa"/>
          </w:tcPr>
          <w:p w14:paraId="17C92917" w14:textId="77777777" w:rsidR="00AE4D15" w:rsidRPr="006D3001" w:rsidRDefault="00AE4D15" w:rsidP="00F05A89">
            <w:pPr>
              <w:rPr>
                <w:rFonts w:ascii="Arial" w:hAnsi="Arial" w:cs="Arial"/>
              </w:rPr>
            </w:pPr>
            <w:r w:rsidRPr="006D3001">
              <w:rPr>
                <w:rFonts w:ascii="Arial" w:hAnsi="Arial" w:cs="Arial"/>
              </w:rPr>
              <w:t>Log all data access, modifications, exports; tamper-evident logs; 7-year retention</w:t>
            </w:r>
          </w:p>
        </w:tc>
      </w:tr>
      <w:tr w:rsidR="00AE4D15" w:rsidRPr="006D3001" w14:paraId="6795EF43" w14:textId="77777777" w:rsidTr="00F05A89">
        <w:tc>
          <w:tcPr>
            <w:tcW w:w="1384" w:type="dxa"/>
            <w:shd w:val="clear" w:color="auto" w:fill="D56C38"/>
          </w:tcPr>
          <w:p w14:paraId="20A0F24E" w14:textId="77777777" w:rsidR="00AE4D15" w:rsidRPr="00FD2B13" w:rsidRDefault="00AE4D15" w:rsidP="00F05A89">
            <w:pPr>
              <w:rPr>
                <w:rFonts w:ascii="Arial" w:hAnsi="Arial" w:cs="Arial"/>
                <w:b/>
                <w:bCs/>
                <w:color w:val="FFFFFF" w:themeColor="background1"/>
              </w:rPr>
            </w:pPr>
            <w:r w:rsidRPr="00FD2B13">
              <w:rPr>
                <w:rFonts w:ascii="Arial" w:hAnsi="Arial" w:cs="Arial"/>
                <w:b/>
                <w:bCs/>
                <w:color w:val="FFFFFF" w:themeColor="background1"/>
              </w:rPr>
              <w:t>SEC-13</w:t>
            </w:r>
          </w:p>
        </w:tc>
        <w:tc>
          <w:tcPr>
            <w:tcW w:w="2410" w:type="dxa"/>
          </w:tcPr>
          <w:p w14:paraId="597C6D48" w14:textId="77777777" w:rsidR="00AE4D15" w:rsidRPr="006D3001" w:rsidRDefault="00AE4D15" w:rsidP="00F05A89">
            <w:pPr>
              <w:rPr>
                <w:rFonts w:ascii="Arial" w:hAnsi="Arial" w:cs="Arial"/>
              </w:rPr>
            </w:pPr>
            <w:r w:rsidRPr="006D3001">
              <w:rPr>
                <w:rFonts w:ascii="Arial" w:hAnsi="Arial" w:cs="Arial"/>
              </w:rPr>
              <w:t>Security Monitoring</w:t>
            </w:r>
          </w:p>
        </w:tc>
        <w:tc>
          <w:tcPr>
            <w:tcW w:w="4846" w:type="dxa"/>
          </w:tcPr>
          <w:p w14:paraId="15793FEC" w14:textId="77777777" w:rsidR="00AE4D15" w:rsidRPr="006D3001" w:rsidRDefault="00AE4D15" w:rsidP="00F05A89">
            <w:pPr>
              <w:rPr>
                <w:rFonts w:ascii="Arial" w:hAnsi="Arial" w:cs="Arial"/>
              </w:rPr>
            </w:pPr>
            <w:r w:rsidRPr="006D3001">
              <w:rPr>
                <w:rFonts w:ascii="Arial" w:hAnsi="Arial" w:cs="Arial"/>
              </w:rPr>
              <w:t>Real-time alerting for suspicious activity; intrusion detection</w:t>
            </w:r>
          </w:p>
        </w:tc>
      </w:tr>
      <w:tr w:rsidR="00AE4D15" w:rsidRPr="006D3001" w14:paraId="034DC24E" w14:textId="77777777" w:rsidTr="00F05A89">
        <w:tc>
          <w:tcPr>
            <w:tcW w:w="1384" w:type="dxa"/>
            <w:shd w:val="clear" w:color="auto" w:fill="D56C38"/>
          </w:tcPr>
          <w:p w14:paraId="7E08D5D2" w14:textId="77777777" w:rsidR="00AE4D15" w:rsidRPr="00FD2B13" w:rsidRDefault="00AE4D15" w:rsidP="00F05A89">
            <w:pPr>
              <w:rPr>
                <w:rFonts w:ascii="Arial" w:hAnsi="Arial" w:cs="Arial"/>
                <w:b/>
                <w:bCs/>
                <w:color w:val="FFFFFF" w:themeColor="background1"/>
              </w:rPr>
            </w:pPr>
            <w:r w:rsidRPr="00FD2B13">
              <w:rPr>
                <w:rFonts w:ascii="Arial" w:hAnsi="Arial" w:cs="Arial"/>
                <w:b/>
                <w:bCs/>
                <w:color w:val="FFFFFF" w:themeColor="background1"/>
              </w:rPr>
              <w:t>SEC-14</w:t>
            </w:r>
          </w:p>
        </w:tc>
        <w:tc>
          <w:tcPr>
            <w:tcW w:w="2410" w:type="dxa"/>
          </w:tcPr>
          <w:p w14:paraId="33FFDC7D" w14:textId="77777777" w:rsidR="00AE4D15" w:rsidRPr="006D3001" w:rsidRDefault="00AE4D15" w:rsidP="00F05A89">
            <w:pPr>
              <w:rPr>
                <w:rFonts w:ascii="Arial" w:hAnsi="Arial" w:cs="Arial"/>
              </w:rPr>
            </w:pPr>
            <w:r w:rsidRPr="006D3001">
              <w:rPr>
                <w:rFonts w:ascii="Arial" w:hAnsi="Arial" w:cs="Arial"/>
              </w:rPr>
              <w:t>Vulnerability Management</w:t>
            </w:r>
          </w:p>
        </w:tc>
        <w:tc>
          <w:tcPr>
            <w:tcW w:w="4846" w:type="dxa"/>
          </w:tcPr>
          <w:p w14:paraId="79BA8358" w14:textId="77777777" w:rsidR="00AE4D15" w:rsidRPr="006D3001" w:rsidRDefault="00AE4D15" w:rsidP="00F05A89">
            <w:pPr>
              <w:rPr>
                <w:rFonts w:ascii="Arial" w:hAnsi="Arial" w:cs="Arial"/>
              </w:rPr>
            </w:pPr>
            <w:r w:rsidRPr="006D3001">
              <w:rPr>
                <w:rFonts w:ascii="Arial" w:hAnsi="Arial" w:cs="Arial"/>
              </w:rPr>
              <w:t>Regular security scans; patching within defined SLAs; penetration testing annually</w:t>
            </w:r>
          </w:p>
        </w:tc>
      </w:tr>
    </w:tbl>
    <w:p w14:paraId="4FEA4745" w14:textId="77777777" w:rsidR="00AE4D15" w:rsidRPr="006D3001" w:rsidRDefault="00AE4D15" w:rsidP="00AE4D15">
      <w:pPr>
        <w:rPr>
          <w:rFonts w:ascii="Arial" w:hAnsi="Arial" w:cs="Arial"/>
        </w:rPr>
      </w:pPr>
    </w:p>
    <w:p w14:paraId="69BD0D10" w14:textId="77777777" w:rsidR="00AE4D15" w:rsidRPr="003F0549" w:rsidRDefault="00AE4D15" w:rsidP="00025B42">
      <w:pPr>
        <w:pStyle w:val="Heading1"/>
        <w:numPr>
          <w:ilvl w:val="0"/>
          <w:numId w:val="31"/>
        </w:numPr>
        <w:tabs>
          <w:tab w:val="num" w:pos="360"/>
        </w:tabs>
        <w:ind w:left="0" w:firstLine="0"/>
        <w:rPr>
          <w:rFonts w:ascii="Arial" w:hAnsi="Arial" w:cs="Arial"/>
          <w:color w:val="000000" w:themeColor="text1"/>
        </w:rPr>
      </w:pPr>
      <w:bookmarkStart w:id="7" w:name="_Toc223590231"/>
      <w:bookmarkStart w:id="8" w:name="_Toc223606407"/>
      <w:r w:rsidRPr="003F0549">
        <w:rPr>
          <w:rFonts w:ascii="Arial" w:hAnsi="Arial" w:cs="Arial"/>
          <w:color w:val="000000" w:themeColor="text1"/>
        </w:rPr>
        <w:t>Non-Functional Requirements</w:t>
      </w:r>
      <w:bookmarkEnd w:id="7"/>
      <w:bookmarkEnd w:id="8"/>
    </w:p>
    <w:p w14:paraId="14AB0757" w14:textId="77777777" w:rsidR="00AE4D15" w:rsidRPr="0090410E" w:rsidRDefault="00AE4D15" w:rsidP="00025B42">
      <w:pPr>
        <w:pStyle w:val="ListParagraph"/>
        <w:numPr>
          <w:ilvl w:val="1"/>
          <w:numId w:val="31"/>
        </w:numPr>
        <w:ind w:left="993" w:hanging="709"/>
        <w:rPr>
          <w:rFonts w:ascii="Arial" w:hAnsi="Arial"/>
          <w:b/>
          <w:bCs/>
          <w:sz w:val="28"/>
          <w:szCs w:val="28"/>
        </w:rPr>
      </w:pPr>
      <w:r w:rsidRPr="0090410E">
        <w:rPr>
          <w:rFonts w:ascii="Arial" w:hAnsi="Arial"/>
          <w:b/>
          <w:bCs/>
          <w:sz w:val="28"/>
          <w:szCs w:val="28"/>
        </w:rPr>
        <w:t>Performance Requirements</w:t>
      </w:r>
    </w:p>
    <w:tbl>
      <w:tblPr>
        <w:tblStyle w:val="TableGrid"/>
        <w:tblW w:w="0" w:type="auto"/>
        <w:tblLook w:val="04A0" w:firstRow="1" w:lastRow="0" w:firstColumn="1" w:lastColumn="0" w:noHBand="0" w:noVBand="1"/>
      </w:tblPr>
      <w:tblGrid>
        <w:gridCol w:w="1242"/>
        <w:gridCol w:w="2977"/>
        <w:gridCol w:w="4421"/>
      </w:tblGrid>
      <w:tr w:rsidR="00AE4D15" w:rsidRPr="006D3001" w14:paraId="6D7972BF" w14:textId="77777777" w:rsidTr="00F05A89">
        <w:tc>
          <w:tcPr>
            <w:tcW w:w="1242" w:type="dxa"/>
            <w:shd w:val="clear" w:color="auto" w:fill="65735C"/>
          </w:tcPr>
          <w:p w14:paraId="004556FF"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 ID</w:t>
            </w:r>
          </w:p>
        </w:tc>
        <w:tc>
          <w:tcPr>
            <w:tcW w:w="2977" w:type="dxa"/>
            <w:shd w:val="clear" w:color="auto" w:fill="65735C"/>
          </w:tcPr>
          <w:p w14:paraId="7F272590"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Requirement</w:t>
            </w:r>
          </w:p>
        </w:tc>
        <w:tc>
          <w:tcPr>
            <w:tcW w:w="4421" w:type="dxa"/>
            <w:shd w:val="clear" w:color="auto" w:fill="65735C"/>
          </w:tcPr>
          <w:p w14:paraId="1BD8F69C"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Target</w:t>
            </w:r>
          </w:p>
        </w:tc>
      </w:tr>
      <w:tr w:rsidR="00AE4D15" w:rsidRPr="006D3001" w14:paraId="56BB5874" w14:textId="77777777" w:rsidTr="00F05A89">
        <w:tc>
          <w:tcPr>
            <w:tcW w:w="1242" w:type="dxa"/>
            <w:shd w:val="clear" w:color="auto" w:fill="D56C38"/>
          </w:tcPr>
          <w:p w14:paraId="6733EC71"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NFR-01</w:t>
            </w:r>
          </w:p>
        </w:tc>
        <w:tc>
          <w:tcPr>
            <w:tcW w:w="2977" w:type="dxa"/>
          </w:tcPr>
          <w:p w14:paraId="4E0289FC" w14:textId="77777777" w:rsidR="00AE4D15" w:rsidRPr="006D3001" w:rsidRDefault="00AE4D15" w:rsidP="00F05A89">
            <w:pPr>
              <w:rPr>
                <w:rFonts w:ascii="Arial" w:hAnsi="Arial" w:cs="Arial"/>
              </w:rPr>
            </w:pPr>
            <w:r w:rsidRPr="00267DC2">
              <w:rPr>
                <w:rFonts w:ascii="Arial" w:hAnsi="Arial" w:cs="Arial"/>
              </w:rPr>
              <w:t>List/Search Performance</w:t>
            </w:r>
          </w:p>
        </w:tc>
        <w:tc>
          <w:tcPr>
            <w:tcW w:w="4421" w:type="dxa"/>
          </w:tcPr>
          <w:p w14:paraId="527467B4" w14:textId="77777777" w:rsidR="00AE4D15" w:rsidRPr="006D3001" w:rsidRDefault="00AE4D15" w:rsidP="00F05A89">
            <w:pPr>
              <w:rPr>
                <w:rFonts w:ascii="Arial" w:hAnsi="Arial" w:cs="Arial"/>
              </w:rPr>
            </w:pPr>
            <w:r w:rsidRPr="000517EE">
              <w:rPr>
                <w:rFonts w:ascii="Arial" w:hAnsi="Arial" w:cs="Arial"/>
              </w:rPr>
              <w:t>List views and searches return within 3–5 seconds for datasets up to agreed volumes.</w:t>
            </w:r>
          </w:p>
        </w:tc>
      </w:tr>
      <w:tr w:rsidR="00AE4D15" w:rsidRPr="006D3001" w14:paraId="42052CE3" w14:textId="77777777" w:rsidTr="00F05A89">
        <w:tc>
          <w:tcPr>
            <w:tcW w:w="1242" w:type="dxa"/>
            <w:shd w:val="clear" w:color="auto" w:fill="D56C38"/>
          </w:tcPr>
          <w:p w14:paraId="6C3D41D7"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NFR-02</w:t>
            </w:r>
          </w:p>
        </w:tc>
        <w:tc>
          <w:tcPr>
            <w:tcW w:w="2977" w:type="dxa"/>
          </w:tcPr>
          <w:p w14:paraId="0513BDEF" w14:textId="77777777" w:rsidR="00AE4D15" w:rsidRPr="006D3001" w:rsidRDefault="00AE4D15" w:rsidP="00F05A89">
            <w:pPr>
              <w:rPr>
                <w:rFonts w:ascii="Arial" w:hAnsi="Arial" w:cs="Arial"/>
              </w:rPr>
            </w:pPr>
            <w:r w:rsidRPr="006D3001">
              <w:rPr>
                <w:rFonts w:ascii="Arial" w:hAnsi="Arial" w:cs="Arial"/>
              </w:rPr>
              <w:t>Page Load Time</w:t>
            </w:r>
          </w:p>
        </w:tc>
        <w:tc>
          <w:tcPr>
            <w:tcW w:w="4421" w:type="dxa"/>
          </w:tcPr>
          <w:p w14:paraId="616A31CB" w14:textId="77777777" w:rsidR="00AE4D15" w:rsidRPr="006D3001" w:rsidRDefault="00AE4D15" w:rsidP="00F05A89">
            <w:pPr>
              <w:rPr>
                <w:rFonts w:ascii="Arial" w:hAnsi="Arial" w:cs="Arial"/>
              </w:rPr>
            </w:pPr>
            <w:r w:rsidRPr="006D3001">
              <w:rPr>
                <w:rFonts w:ascii="Arial" w:hAnsi="Arial" w:cs="Arial"/>
              </w:rPr>
              <w:t>&lt; 2 seconds for initial page load</w:t>
            </w:r>
          </w:p>
        </w:tc>
      </w:tr>
      <w:tr w:rsidR="00AE4D15" w:rsidRPr="006D3001" w14:paraId="553A1FAD" w14:textId="77777777" w:rsidTr="00F05A89">
        <w:tc>
          <w:tcPr>
            <w:tcW w:w="1242" w:type="dxa"/>
            <w:shd w:val="clear" w:color="auto" w:fill="D56C38"/>
          </w:tcPr>
          <w:p w14:paraId="5B97C8C5"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NFR-03</w:t>
            </w:r>
          </w:p>
        </w:tc>
        <w:tc>
          <w:tcPr>
            <w:tcW w:w="2977" w:type="dxa"/>
          </w:tcPr>
          <w:p w14:paraId="68FE1245" w14:textId="77777777" w:rsidR="00AE4D15" w:rsidRPr="006D3001" w:rsidRDefault="00AE4D15" w:rsidP="00F05A89">
            <w:pPr>
              <w:rPr>
                <w:rFonts w:ascii="Arial" w:hAnsi="Arial" w:cs="Arial"/>
              </w:rPr>
            </w:pPr>
            <w:r w:rsidRPr="006D3001">
              <w:rPr>
                <w:rFonts w:ascii="Arial" w:hAnsi="Arial" w:cs="Arial"/>
              </w:rPr>
              <w:t>Concurrent Users</w:t>
            </w:r>
          </w:p>
        </w:tc>
        <w:tc>
          <w:tcPr>
            <w:tcW w:w="4421" w:type="dxa"/>
          </w:tcPr>
          <w:p w14:paraId="760FBFB3" w14:textId="77777777" w:rsidR="00AE4D15" w:rsidRPr="006D3001" w:rsidRDefault="00AE4D15" w:rsidP="00F05A89">
            <w:pPr>
              <w:rPr>
                <w:rFonts w:ascii="Arial" w:hAnsi="Arial" w:cs="Arial"/>
              </w:rPr>
            </w:pPr>
            <w:r w:rsidRPr="006D3001">
              <w:rPr>
                <w:rFonts w:ascii="Arial" w:hAnsi="Arial" w:cs="Arial"/>
              </w:rPr>
              <w:t>Support 500 simultaneous users</w:t>
            </w:r>
          </w:p>
        </w:tc>
      </w:tr>
      <w:tr w:rsidR="00AE4D15" w:rsidRPr="006D3001" w14:paraId="4907B834" w14:textId="77777777" w:rsidTr="00F05A89">
        <w:tc>
          <w:tcPr>
            <w:tcW w:w="1242" w:type="dxa"/>
            <w:shd w:val="clear" w:color="auto" w:fill="D56C38"/>
          </w:tcPr>
          <w:p w14:paraId="31DE0E2F"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NFR-04</w:t>
            </w:r>
          </w:p>
        </w:tc>
        <w:tc>
          <w:tcPr>
            <w:tcW w:w="2977" w:type="dxa"/>
          </w:tcPr>
          <w:p w14:paraId="2ED2EEDA" w14:textId="77777777" w:rsidR="00AE4D15" w:rsidRPr="006D3001" w:rsidRDefault="00AE4D15" w:rsidP="00F05A89">
            <w:pPr>
              <w:rPr>
                <w:rFonts w:ascii="Arial" w:hAnsi="Arial" w:cs="Arial"/>
              </w:rPr>
            </w:pPr>
            <w:r w:rsidRPr="006D3001">
              <w:rPr>
                <w:rFonts w:ascii="Arial" w:hAnsi="Arial" w:cs="Arial"/>
              </w:rPr>
              <w:t>Data Export Time</w:t>
            </w:r>
          </w:p>
        </w:tc>
        <w:tc>
          <w:tcPr>
            <w:tcW w:w="4421" w:type="dxa"/>
          </w:tcPr>
          <w:p w14:paraId="6D21E980" w14:textId="77777777" w:rsidR="00AE4D15" w:rsidRPr="006D3001" w:rsidRDefault="00AE4D15" w:rsidP="00F05A89">
            <w:pPr>
              <w:rPr>
                <w:rFonts w:ascii="Arial" w:hAnsi="Arial" w:cs="Arial"/>
              </w:rPr>
            </w:pPr>
            <w:r w:rsidRPr="006D3001">
              <w:rPr>
                <w:rFonts w:ascii="Arial" w:hAnsi="Arial" w:cs="Arial"/>
              </w:rPr>
              <w:t xml:space="preserve">&lt; </w:t>
            </w:r>
            <w:r>
              <w:rPr>
                <w:rFonts w:ascii="Arial" w:hAnsi="Arial" w:cs="Arial"/>
              </w:rPr>
              <w:t>10</w:t>
            </w:r>
            <w:r w:rsidRPr="006D3001">
              <w:rPr>
                <w:rFonts w:ascii="Arial" w:hAnsi="Arial" w:cs="Arial"/>
              </w:rPr>
              <w:t xml:space="preserve"> seconds for 10,000 records</w:t>
            </w:r>
          </w:p>
        </w:tc>
      </w:tr>
      <w:tr w:rsidR="00AE4D15" w:rsidRPr="006D3001" w14:paraId="15D0D03C" w14:textId="77777777" w:rsidTr="00F05A89">
        <w:tc>
          <w:tcPr>
            <w:tcW w:w="1242" w:type="dxa"/>
            <w:shd w:val="clear" w:color="auto" w:fill="D56C38"/>
          </w:tcPr>
          <w:p w14:paraId="48328186"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NFR-05</w:t>
            </w:r>
          </w:p>
        </w:tc>
        <w:tc>
          <w:tcPr>
            <w:tcW w:w="2977" w:type="dxa"/>
          </w:tcPr>
          <w:p w14:paraId="549FDB54" w14:textId="77777777" w:rsidR="00AE4D15" w:rsidRPr="006D3001" w:rsidRDefault="00AE4D15" w:rsidP="00F05A89">
            <w:pPr>
              <w:rPr>
                <w:rFonts w:ascii="Arial" w:hAnsi="Arial" w:cs="Arial"/>
              </w:rPr>
            </w:pPr>
            <w:r w:rsidRPr="00DC676B">
              <w:rPr>
                <w:rFonts w:ascii="Arial" w:hAnsi="Arial" w:cs="Arial"/>
              </w:rPr>
              <w:t>Report/Dashboard Performance</w:t>
            </w:r>
          </w:p>
        </w:tc>
        <w:tc>
          <w:tcPr>
            <w:tcW w:w="4421" w:type="dxa"/>
          </w:tcPr>
          <w:p w14:paraId="13AE03B4" w14:textId="77777777" w:rsidR="00AE4D15" w:rsidRPr="006D3001" w:rsidRDefault="00AE4D15" w:rsidP="00F05A89">
            <w:pPr>
              <w:rPr>
                <w:rFonts w:ascii="Arial" w:hAnsi="Arial" w:cs="Arial"/>
              </w:rPr>
            </w:pPr>
            <w:r w:rsidRPr="004B6DE1">
              <w:rPr>
                <w:rFonts w:ascii="Arial" w:hAnsi="Arial" w:cs="Arial"/>
              </w:rPr>
              <w:t>Dashboards and standard reports load within 3–5 seconds; ad-hoc complex reports ≤4–6 seconds.</w:t>
            </w:r>
          </w:p>
        </w:tc>
      </w:tr>
    </w:tbl>
    <w:p w14:paraId="06D137FC" w14:textId="77777777" w:rsidR="00AE4D15" w:rsidRDefault="00AE4D15" w:rsidP="00AE4D15">
      <w:pPr>
        <w:pStyle w:val="ListParagraph"/>
        <w:ind w:left="993"/>
        <w:rPr>
          <w:rFonts w:ascii="Arial" w:hAnsi="Arial"/>
          <w:b/>
          <w:bCs/>
          <w:sz w:val="28"/>
          <w:szCs w:val="28"/>
        </w:rPr>
      </w:pPr>
    </w:p>
    <w:p w14:paraId="235D7C24" w14:textId="77777777" w:rsidR="00AE4D15" w:rsidRPr="0090410E" w:rsidRDefault="00AE4D15" w:rsidP="00025B42">
      <w:pPr>
        <w:pStyle w:val="ListParagraph"/>
        <w:numPr>
          <w:ilvl w:val="1"/>
          <w:numId w:val="31"/>
        </w:numPr>
        <w:ind w:left="993" w:hanging="709"/>
        <w:rPr>
          <w:rFonts w:ascii="Arial" w:hAnsi="Arial"/>
          <w:b/>
          <w:bCs/>
          <w:sz w:val="28"/>
          <w:szCs w:val="28"/>
        </w:rPr>
      </w:pPr>
      <w:r w:rsidRPr="0090410E">
        <w:rPr>
          <w:rFonts w:ascii="Arial" w:hAnsi="Arial"/>
          <w:b/>
          <w:bCs/>
          <w:sz w:val="28"/>
          <w:szCs w:val="28"/>
        </w:rPr>
        <w:t>Availability Requirements</w:t>
      </w:r>
    </w:p>
    <w:tbl>
      <w:tblPr>
        <w:tblStyle w:val="TableGrid"/>
        <w:tblW w:w="0" w:type="auto"/>
        <w:tblLook w:val="04A0" w:firstRow="1" w:lastRow="0" w:firstColumn="1" w:lastColumn="0" w:noHBand="0" w:noVBand="1"/>
      </w:tblPr>
      <w:tblGrid>
        <w:gridCol w:w="1101"/>
        <w:gridCol w:w="3118"/>
        <w:gridCol w:w="4421"/>
      </w:tblGrid>
      <w:tr w:rsidR="00AE4D15" w:rsidRPr="006D3001" w14:paraId="6B10627C" w14:textId="77777777" w:rsidTr="00F05A89">
        <w:tc>
          <w:tcPr>
            <w:tcW w:w="1101" w:type="dxa"/>
            <w:shd w:val="clear" w:color="auto" w:fill="65735C"/>
          </w:tcPr>
          <w:p w14:paraId="54703064"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 ID</w:t>
            </w:r>
          </w:p>
        </w:tc>
        <w:tc>
          <w:tcPr>
            <w:tcW w:w="3118" w:type="dxa"/>
            <w:shd w:val="clear" w:color="auto" w:fill="65735C"/>
          </w:tcPr>
          <w:p w14:paraId="6EFD58D2"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Requirement</w:t>
            </w:r>
          </w:p>
        </w:tc>
        <w:tc>
          <w:tcPr>
            <w:tcW w:w="4421" w:type="dxa"/>
            <w:shd w:val="clear" w:color="auto" w:fill="65735C"/>
          </w:tcPr>
          <w:p w14:paraId="08457118"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Target</w:t>
            </w:r>
          </w:p>
        </w:tc>
      </w:tr>
      <w:tr w:rsidR="00AE4D15" w:rsidRPr="006D3001" w14:paraId="1E4843EE" w14:textId="77777777" w:rsidTr="00F05A89">
        <w:tc>
          <w:tcPr>
            <w:tcW w:w="1101" w:type="dxa"/>
            <w:shd w:val="clear" w:color="auto" w:fill="D56C38"/>
          </w:tcPr>
          <w:p w14:paraId="6E9F14CC"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NFR-06</w:t>
            </w:r>
          </w:p>
        </w:tc>
        <w:tc>
          <w:tcPr>
            <w:tcW w:w="3118" w:type="dxa"/>
          </w:tcPr>
          <w:p w14:paraId="67EDC9B9" w14:textId="77777777" w:rsidR="00AE4D15" w:rsidRPr="006D3001" w:rsidRDefault="00AE4D15" w:rsidP="00F05A89">
            <w:pPr>
              <w:rPr>
                <w:rFonts w:ascii="Arial" w:hAnsi="Arial" w:cs="Arial"/>
              </w:rPr>
            </w:pPr>
            <w:r w:rsidRPr="006D3001">
              <w:rPr>
                <w:rFonts w:ascii="Arial" w:hAnsi="Arial" w:cs="Arial"/>
              </w:rPr>
              <w:t>System Uptime</w:t>
            </w:r>
          </w:p>
        </w:tc>
        <w:tc>
          <w:tcPr>
            <w:tcW w:w="4421" w:type="dxa"/>
          </w:tcPr>
          <w:p w14:paraId="2860A28A" w14:textId="77777777" w:rsidR="00AE4D15" w:rsidRPr="006D3001" w:rsidRDefault="00AE4D15" w:rsidP="00F05A89">
            <w:pPr>
              <w:rPr>
                <w:rFonts w:ascii="Arial" w:hAnsi="Arial" w:cs="Arial"/>
              </w:rPr>
            </w:pPr>
            <w:r w:rsidRPr="009713B9">
              <w:rPr>
                <w:rFonts w:ascii="Arial" w:hAnsi="Arial" w:cs="Arial"/>
              </w:rPr>
              <w:t>Cloud/SaaS or hosted solution with ≥99.9% production uptime SLA.</w:t>
            </w:r>
          </w:p>
        </w:tc>
      </w:tr>
      <w:tr w:rsidR="00AE4D15" w:rsidRPr="006D3001" w14:paraId="2A861F04" w14:textId="77777777" w:rsidTr="00F05A89">
        <w:tc>
          <w:tcPr>
            <w:tcW w:w="1101" w:type="dxa"/>
            <w:shd w:val="clear" w:color="auto" w:fill="D56C38"/>
          </w:tcPr>
          <w:p w14:paraId="5562B2FD"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NFR-07</w:t>
            </w:r>
          </w:p>
        </w:tc>
        <w:tc>
          <w:tcPr>
            <w:tcW w:w="3118" w:type="dxa"/>
          </w:tcPr>
          <w:p w14:paraId="46797039" w14:textId="77777777" w:rsidR="00AE4D15" w:rsidRPr="006D3001" w:rsidRDefault="00AE4D15" w:rsidP="00F05A89">
            <w:pPr>
              <w:rPr>
                <w:rFonts w:ascii="Arial" w:hAnsi="Arial" w:cs="Arial"/>
              </w:rPr>
            </w:pPr>
            <w:r w:rsidRPr="006D3001">
              <w:rPr>
                <w:rFonts w:ascii="Arial" w:hAnsi="Arial" w:cs="Arial"/>
              </w:rPr>
              <w:t>Planned Maintenance Window</w:t>
            </w:r>
          </w:p>
        </w:tc>
        <w:tc>
          <w:tcPr>
            <w:tcW w:w="4421" w:type="dxa"/>
          </w:tcPr>
          <w:p w14:paraId="3BD30C28" w14:textId="77777777" w:rsidR="00AE4D15" w:rsidRPr="006D3001" w:rsidRDefault="00AE4D15" w:rsidP="00F05A89">
            <w:pPr>
              <w:rPr>
                <w:rFonts w:ascii="Arial" w:hAnsi="Arial" w:cs="Arial"/>
              </w:rPr>
            </w:pPr>
            <w:r w:rsidRPr="006D3001">
              <w:rPr>
                <w:rFonts w:ascii="Arial" w:hAnsi="Arial" w:cs="Arial"/>
              </w:rPr>
              <w:t xml:space="preserve">Weekends 22:00-06:00, with </w:t>
            </w:r>
            <w:r>
              <w:rPr>
                <w:rFonts w:ascii="Arial" w:hAnsi="Arial" w:cs="Arial"/>
              </w:rPr>
              <w:t>72</w:t>
            </w:r>
            <w:r w:rsidRPr="006D3001">
              <w:rPr>
                <w:rFonts w:ascii="Arial" w:hAnsi="Arial" w:cs="Arial"/>
              </w:rPr>
              <w:t>hr notice</w:t>
            </w:r>
          </w:p>
        </w:tc>
      </w:tr>
      <w:tr w:rsidR="00AE4D15" w:rsidRPr="006D3001" w14:paraId="1947852C" w14:textId="77777777" w:rsidTr="00F05A89">
        <w:tc>
          <w:tcPr>
            <w:tcW w:w="1101" w:type="dxa"/>
            <w:shd w:val="clear" w:color="auto" w:fill="D56C38"/>
          </w:tcPr>
          <w:p w14:paraId="7660B70A"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NFR-08</w:t>
            </w:r>
          </w:p>
        </w:tc>
        <w:tc>
          <w:tcPr>
            <w:tcW w:w="3118" w:type="dxa"/>
          </w:tcPr>
          <w:p w14:paraId="775AEB9F" w14:textId="77777777" w:rsidR="00AE4D15" w:rsidRPr="006D3001" w:rsidRDefault="00AE4D15" w:rsidP="00F05A89">
            <w:pPr>
              <w:rPr>
                <w:rFonts w:ascii="Arial" w:hAnsi="Arial" w:cs="Arial"/>
              </w:rPr>
            </w:pPr>
            <w:r w:rsidRPr="00CC282B">
              <w:rPr>
                <w:rFonts w:ascii="Arial" w:hAnsi="Arial" w:cs="Arial"/>
              </w:rPr>
              <w:t>Backup &amp; Recovery Targets</w:t>
            </w:r>
          </w:p>
        </w:tc>
        <w:tc>
          <w:tcPr>
            <w:tcW w:w="4421" w:type="dxa"/>
          </w:tcPr>
          <w:p w14:paraId="760E2FAA" w14:textId="77777777" w:rsidR="00AE4D15" w:rsidRPr="006D3001" w:rsidRDefault="00AE4D15" w:rsidP="00F05A89">
            <w:pPr>
              <w:rPr>
                <w:rFonts w:ascii="Arial" w:hAnsi="Arial" w:cs="Arial"/>
              </w:rPr>
            </w:pPr>
            <w:r w:rsidRPr="00FA7064">
              <w:rPr>
                <w:rFonts w:ascii="Arial" w:hAnsi="Arial" w:cs="Arial"/>
              </w:rPr>
              <w:t>Automated daily backups; point-in-time re-</w:t>
            </w:r>
            <w:proofErr w:type="spellStart"/>
            <w:r w:rsidRPr="00FA7064">
              <w:rPr>
                <w:rFonts w:ascii="Arial" w:hAnsi="Arial" w:cs="Arial"/>
              </w:rPr>
              <w:t>covery</w:t>
            </w:r>
            <w:proofErr w:type="spellEnd"/>
            <w:r w:rsidRPr="00FA7064">
              <w:rPr>
                <w:rFonts w:ascii="Arial" w:hAnsi="Arial" w:cs="Arial"/>
              </w:rPr>
              <w:t xml:space="preserve"> or defined RPO/RTO targets to be confirmed with vendor.</w:t>
            </w:r>
          </w:p>
        </w:tc>
      </w:tr>
    </w:tbl>
    <w:p w14:paraId="67CC9890" w14:textId="77777777" w:rsidR="00AE4D15" w:rsidRDefault="00AE4D15" w:rsidP="00AE4D15">
      <w:pPr>
        <w:pStyle w:val="ListParagraph"/>
        <w:ind w:left="993"/>
        <w:rPr>
          <w:rFonts w:ascii="Arial" w:hAnsi="Arial"/>
          <w:b/>
          <w:bCs/>
          <w:sz w:val="28"/>
          <w:szCs w:val="28"/>
        </w:rPr>
      </w:pPr>
    </w:p>
    <w:p w14:paraId="2F05B344" w14:textId="77777777" w:rsidR="00AE4D15" w:rsidRPr="0090410E" w:rsidRDefault="00AE4D15" w:rsidP="00025B42">
      <w:pPr>
        <w:pStyle w:val="ListParagraph"/>
        <w:numPr>
          <w:ilvl w:val="1"/>
          <w:numId w:val="31"/>
        </w:numPr>
        <w:ind w:left="993" w:hanging="709"/>
        <w:rPr>
          <w:rFonts w:ascii="Arial" w:hAnsi="Arial"/>
          <w:b/>
          <w:bCs/>
          <w:sz w:val="28"/>
          <w:szCs w:val="28"/>
        </w:rPr>
      </w:pPr>
      <w:r w:rsidRPr="0090410E">
        <w:rPr>
          <w:rFonts w:ascii="Arial" w:hAnsi="Arial"/>
          <w:b/>
          <w:bCs/>
          <w:sz w:val="28"/>
          <w:szCs w:val="28"/>
        </w:rPr>
        <w:t>Scalability Requirements</w:t>
      </w:r>
    </w:p>
    <w:tbl>
      <w:tblPr>
        <w:tblStyle w:val="TableGrid"/>
        <w:tblW w:w="0" w:type="auto"/>
        <w:tblLook w:val="04A0" w:firstRow="1" w:lastRow="0" w:firstColumn="1" w:lastColumn="0" w:noHBand="0" w:noVBand="1"/>
      </w:tblPr>
      <w:tblGrid>
        <w:gridCol w:w="1101"/>
        <w:gridCol w:w="3118"/>
        <w:gridCol w:w="4421"/>
      </w:tblGrid>
      <w:tr w:rsidR="00AE4D15" w:rsidRPr="006D3001" w14:paraId="521DDF1C" w14:textId="77777777" w:rsidTr="00F05A89">
        <w:tc>
          <w:tcPr>
            <w:tcW w:w="1101" w:type="dxa"/>
            <w:shd w:val="clear" w:color="auto" w:fill="65735C"/>
          </w:tcPr>
          <w:p w14:paraId="08BB0136"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 ID</w:t>
            </w:r>
          </w:p>
        </w:tc>
        <w:tc>
          <w:tcPr>
            <w:tcW w:w="3118" w:type="dxa"/>
            <w:shd w:val="clear" w:color="auto" w:fill="65735C"/>
          </w:tcPr>
          <w:p w14:paraId="092A2F5D"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Requirement</w:t>
            </w:r>
          </w:p>
        </w:tc>
        <w:tc>
          <w:tcPr>
            <w:tcW w:w="4421" w:type="dxa"/>
            <w:shd w:val="clear" w:color="auto" w:fill="65735C"/>
          </w:tcPr>
          <w:p w14:paraId="3267C5D9"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Target</w:t>
            </w:r>
          </w:p>
        </w:tc>
      </w:tr>
      <w:tr w:rsidR="00AE4D15" w:rsidRPr="006D3001" w14:paraId="68D94192" w14:textId="77777777" w:rsidTr="00F05A89">
        <w:tc>
          <w:tcPr>
            <w:tcW w:w="1101" w:type="dxa"/>
            <w:shd w:val="clear" w:color="auto" w:fill="D56C38"/>
          </w:tcPr>
          <w:p w14:paraId="5F0527BC"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lastRenderedPageBreak/>
              <w:t>NFR-10</w:t>
            </w:r>
          </w:p>
        </w:tc>
        <w:tc>
          <w:tcPr>
            <w:tcW w:w="3118" w:type="dxa"/>
          </w:tcPr>
          <w:p w14:paraId="63D24D15" w14:textId="77777777" w:rsidR="00AE4D15" w:rsidRPr="006D3001" w:rsidRDefault="00AE4D15" w:rsidP="00F05A89">
            <w:pPr>
              <w:rPr>
                <w:rFonts w:ascii="Arial" w:hAnsi="Arial" w:cs="Arial"/>
              </w:rPr>
            </w:pPr>
            <w:r w:rsidRPr="006D3001">
              <w:rPr>
                <w:rFonts w:ascii="Arial" w:hAnsi="Arial" w:cs="Arial"/>
              </w:rPr>
              <w:t>Database Capacity</w:t>
            </w:r>
          </w:p>
        </w:tc>
        <w:tc>
          <w:tcPr>
            <w:tcW w:w="4421" w:type="dxa"/>
          </w:tcPr>
          <w:p w14:paraId="15E40D27" w14:textId="77777777" w:rsidR="00AE4D15" w:rsidRPr="006D3001" w:rsidRDefault="00AE4D15" w:rsidP="00F05A89">
            <w:pPr>
              <w:rPr>
                <w:rFonts w:ascii="Arial" w:hAnsi="Arial" w:cs="Arial"/>
              </w:rPr>
            </w:pPr>
            <w:r w:rsidRPr="006D3001">
              <w:rPr>
                <w:rFonts w:ascii="Arial" w:hAnsi="Arial" w:cs="Arial"/>
              </w:rPr>
              <w:t>Support 500,000</w:t>
            </w:r>
            <w:r>
              <w:rPr>
                <w:rFonts w:ascii="Arial" w:hAnsi="Arial" w:cs="Arial"/>
              </w:rPr>
              <w:t>+</w:t>
            </w:r>
            <w:r w:rsidRPr="006D3001">
              <w:rPr>
                <w:rFonts w:ascii="Arial" w:hAnsi="Arial" w:cs="Arial"/>
              </w:rPr>
              <w:t xml:space="preserve"> CSO records</w:t>
            </w:r>
          </w:p>
        </w:tc>
      </w:tr>
      <w:tr w:rsidR="00AE4D15" w:rsidRPr="006D3001" w14:paraId="73B13E46" w14:textId="77777777" w:rsidTr="00F05A89">
        <w:tc>
          <w:tcPr>
            <w:tcW w:w="1101" w:type="dxa"/>
            <w:shd w:val="clear" w:color="auto" w:fill="D56C38"/>
          </w:tcPr>
          <w:p w14:paraId="71B564EA"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NFR-11</w:t>
            </w:r>
          </w:p>
        </w:tc>
        <w:tc>
          <w:tcPr>
            <w:tcW w:w="3118" w:type="dxa"/>
          </w:tcPr>
          <w:p w14:paraId="56ED4DE8" w14:textId="77777777" w:rsidR="00AE4D15" w:rsidRPr="006D3001" w:rsidRDefault="00AE4D15" w:rsidP="00F05A89">
            <w:pPr>
              <w:rPr>
                <w:rFonts w:ascii="Arial" w:hAnsi="Arial" w:cs="Arial"/>
              </w:rPr>
            </w:pPr>
            <w:r w:rsidRPr="006D3001">
              <w:rPr>
                <w:rFonts w:ascii="Arial" w:hAnsi="Arial" w:cs="Arial"/>
              </w:rPr>
              <w:t>Storage Growth</w:t>
            </w:r>
          </w:p>
        </w:tc>
        <w:tc>
          <w:tcPr>
            <w:tcW w:w="4421" w:type="dxa"/>
          </w:tcPr>
          <w:p w14:paraId="68D2A282" w14:textId="77777777" w:rsidR="00AE4D15" w:rsidRPr="006D3001" w:rsidRDefault="00AE4D15" w:rsidP="00F05A89">
            <w:pPr>
              <w:rPr>
                <w:rFonts w:ascii="Arial" w:hAnsi="Arial" w:cs="Arial"/>
              </w:rPr>
            </w:pPr>
            <w:r w:rsidRPr="006D3001">
              <w:rPr>
                <w:rFonts w:ascii="Arial" w:hAnsi="Arial" w:cs="Arial"/>
              </w:rPr>
              <w:t>Accommodate 50% annual growth</w:t>
            </w:r>
          </w:p>
        </w:tc>
      </w:tr>
      <w:tr w:rsidR="00AE4D15" w:rsidRPr="006D3001" w14:paraId="105FA43F" w14:textId="77777777" w:rsidTr="00F05A89">
        <w:tc>
          <w:tcPr>
            <w:tcW w:w="1101" w:type="dxa"/>
            <w:shd w:val="clear" w:color="auto" w:fill="D56C38"/>
          </w:tcPr>
          <w:p w14:paraId="71AEF697"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NFR-12</w:t>
            </w:r>
          </w:p>
        </w:tc>
        <w:tc>
          <w:tcPr>
            <w:tcW w:w="3118" w:type="dxa"/>
          </w:tcPr>
          <w:p w14:paraId="60370619" w14:textId="77777777" w:rsidR="00AE4D15" w:rsidRPr="006D3001" w:rsidRDefault="00AE4D15" w:rsidP="00F05A89">
            <w:pPr>
              <w:rPr>
                <w:rFonts w:ascii="Arial" w:hAnsi="Arial" w:cs="Arial"/>
              </w:rPr>
            </w:pPr>
            <w:r w:rsidRPr="006D3001">
              <w:rPr>
                <w:rFonts w:ascii="Arial" w:hAnsi="Arial" w:cs="Arial"/>
              </w:rPr>
              <w:t>Horizontal Scaling</w:t>
            </w:r>
          </w:p>
        </w:tc>
        <w:tc>
          <w:tcPr>
            <w:tcW w:w="4421" w:type="dxa"/>
          </w:tcPr>
          <w:p w14:paraId="39F1E80A" w14:textId="77777777" w:rsidR="00AE4D15" w:rsidRPr="006D3001" w:rsidRDefault="00AE4D15" w:rsidP="00F05A89">
            <w:pPr>
              <w:rPr>
                <w:rFonts w:ascii="Arial" w:hAnsi="Arial" w:cs="Arial"/>
              </w:rPr>
            </w:pPr>
            <w:r w:rsidRPr="006D3001">
              <w:rPr>
                <w:rFonts w:ascii="Arial" w:hAnsi="Arial" w:cs="Arial"/>
              </w:rPr>
              <w:t>Architecture supports load balancing</w:t>
            </w:r>
          </w:p>
        </w:tc>
      </w:tr>
    </w:tbl>
    <w:p w14:paraId="402CCBD8" w14:textId="77777777" w:rsidR="00AE4D15" w:rsidRDefault="00AE4D15" w:rsidP="00AE4D15">
      <w:pPr>
        <w:pStyle w:val="ListParagraph"/>
        <w:rPr>
          <w:rFonts w:ascii="Arial" w:hAnsi="Arial"/>
          <w:b/>
          <w:bCs/>
          <w:sz w:val="28"/>
          <w:szCs w:val="28"/>
        </w:rPr>
      </w:pPr>
    </w:p>
    <w:p w14:paraId="1194F7D6" w14:textId="77777777" w:rsidR="00AE4D15" w:rsidRPr="0090410E" w:rsidRDefault="00AE4D15" w:rsidP="00025B42">
      <w:pPr>
        <w:pStyle w:val="ListParagraph"/>
        <w:numPr>
          <w:ilvl w:val="1"/>
          <w:numId w:val="31"/>
        </w:numPr>
        <w:ind w:left="993" w:hanging="709"/>
        <w:rPr>
          <w:rFonts w:ascii="Arial" w:hAnsi="Arial"/>
          <w:b/>
          <w:bCs/>
          <w:sz w:val="28"/>
          <w:szCs w:val="28"/>
        </w:rPr>
      </w:pPr>
      <w:r w:rsidRPr="0090410E">
        <w:rPr>
          <w:rFonts w:ascii="Arial" w:hAnsi="Arial"/>
          <w:b/>
          <w:bCs/>
          <w:sz w:val="28"/>
          <w:szCs w:val="28"/>
        </w:rPr>
        <w:t>Usability Requirements</w:t>
      </w:r>
    </w:p>
    <w:tbl>
      <w:tblPr>
        <w:tblStyle w:val="TableGrid"/>
        <w:tblW w:w="0" w:type="auto"/>
        <w:tblLook w:val="04A0" w:firstRow="1" w:lastRow="0" w:firstColumn="1" w:lastColumn="0" w:noHBand="0" w:noVBand="1"/>
      </w:tblPr>
      <w:tblGrid>
        <w:gridCol w:w="1101"/>
        <w:gridCol w:w="3118"/>
        <w:gridCol w:w="4421"/>
      </w:tblGrid>
      <w:tr w:rsidR="00AE4D15" w:rsidRPr="006D3001" w14:paraId="1238E2C8" w14:textId="77777777" w:rsidTr="00F05A89">
        <w:tc>
          <w:tcPr>
            <w:tcW w:w="1101" w:type="dxa"/>
            <w:shd w:val="clear" w:color="auto" w:fill="65735C"/>
          </w:tcPr>
          <w:p w14:paraId="1AF48278"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 ID</w:t>
            </w:r>
          </w:p>
        </w:tc>
        <w:tc>
          <w:tcPr>
            <w:tcW w:w="3118" w:type="dxa"/>
            <w:shd w:val="clear" w:color="auto" w:fill="65735C"/>
          </w:tcPr>
          <w:p w14:paraId="313DF223"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Requirement</w:t>
            </w:r>
          </w:p>
        </w:tc>
        <w:tc>
          <w:tcPr>
            <w:tcW w:w="4421" w:type="dxa"/>
            <w:shd w:val="clear" w:color="auto" w:fill="65735C"/>
          </w:tcPr>
          <w:p w14:paraId="307EF990" w14:textId="77777777" w:rsidR="00AE4D15" w:rsidRPr="00DF5E9A" w:rsidRDefault="00AE4D15" w:rsidP="00F05A89">
            <w:pPr>
              <w:rPr>
                <w:rFonts w:ascii="Arial" w:hAnsi="Arial" w:cs="Arial"/>
                <w:color w:val="FFFFFF" w:themeColor="background1"/>
              </w:rPr>
            </w:pPr>
            <w:r w:rsidRPr="00DF5E9A">
              <w:rPr>
                <w:rFonts w:ascii="Arial" w:hAnsi="Arial" w:cs="Arial"/>
                <w:b/>
                <w:color w:val="FFFFFF" w:themeColor="background1"/>
              </w:rPr>
              <w:t>Target</w:t>
            </w:r>
          </w:p>
        </w:tc>
      </w:tr>
      <w:tr w:rsidR="00AE4D15" w:rsidRPr="006D3001" w14:paraId="63663DB1" w14:textId="77777777" w:rsidTr="00F05A89">
        <w:tc>
          <w:tcPr>
            <w:tcW w:w="1101" w:type="dxa"/>
            <w:shd w:val="clear" w:color="auto" w:fill="D56C38"/>
          </w:tcPr>
          <w:p w14:paraId="2B60C17D"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NFR-14</w:t>
            </w:r>
          </w:p>
        </w:tc>
        <w:tc>
          <w:tcPr>
            <w:tcW w:w="3118" w:type="dxa"/>
          </w:tcPr>
          <w:p w14:paraId="39EBA00B" w14:textId="77777777" w:rsidR="00AE4D15" w:rsidRPr="006D3001" w:rsidRDefault="00AE4D15" w:rsidP="00F05A89">
            <w:pPr>
              <w:rPr>
                <w:rFonts w:ascii="Arial" w:hAnsi="Arial" w:cs="Arial"/>
              </w:rPr>
            </w:pPr>
            <w:r w:rsidRPr="006D3001">
              <w:rPr>
                <w:rFonts w:ascii="Arial" w:hAnsi="Arial" w:cs="Arial"/>
              </w:rPr>
              <w:t>Browser Support</w:t>
            </w:r>
          </w:p>
        </w:tc>
        <w:tc>
          <w:tcPr>
            <w:tcW w:w="4421" w:type="dxa"/>
          </w:tcPr>
          <w:p w14:paraId="1F67925A" w14:textId="77777777" w:rsidR="00AE4D15" w:rsidRPr="006D3001" w:rsidRDefault="00AE4D15" w:rsidP="00F05A89">
            <w:pPr>
              <w:rPr>
                <w:rFonts w:ascii="Arial" w:hAnsi="Arial" w:cs="Arial"/>
              </w:rPr>
            </w:pPr>
            <w:r w:rsidRPr="006D3001">
              <w:rPr>
                <w:rFonts w:ascii="Arial" w:hAnsi="Arial" w:cs="Arial"/>
              </w:rPr>
              <w:t>Chrome, Firefox, Edge (latest 2 versions)</w:t>
            </w:r>
          </w:p>
        </w:tc>
      </w:tr>
      <w:tr w:rsidR="00AE4D15" w:rsidRPr="006D3001" w14:paraId="1B390AF7" w14:textId="77777777" w:rsidTr="00F05A89">
        <w:tc>
          <w:tcPr>
            <w:tcW w:w="1101" w:type="dxa"/>
            <w:shd w:val="clear" w:color="auto" w:fill="D56C38"/>
          </w:tcPr>
          <w:p w14:paraId="64599593"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NFR-15</w:t>
            </w:r>
          </w:p>
        </w:tc>
        <w:tc>
          <w:tcPr>
            <w:tcW w:w="3118" w:type="dxa"/>
          </w:tcPr>
          <w:p w14:paraId="5BCC2648" w14:textId="77777777" w:rsidR="00AE4D15" w:rsidRPr="006D3001" w:rsidRDefault="00AE4D15" w:rsidP="00F05A89">
            <w:pPr>
              <w:rPr>
                <w:rFonts w:ascii="Arial" w:hAnsi="Arial" w:cs="Arial"/>
              </w:rPr>
            </w:pPr>
            <w:r w:rsidRPr="006D3001">
              <w:rPr>
                <w:rFonts w:ascii="Arial" w:hAnsi="Arial" w:cs="Arial"/>
              </w:rPr>
              <w:t>Mobile Responsiveness</w:t>
            </w:r>
          </w:p>
        </w:tc>
        <w:tc>
          <w:tcPr>
            <w:tcW w:w="4421" w:type="dxa"/>
          </w:tcPr>
          <w:p w14:paraId="41E577FD" w14:textId="77777777" w:rsidR="00AE4D15" w:rsidRPr="006D3001" w:rsidRDefault="00AE4D15" w:rsidP="00F05A89">
            <w:pPr>
              <w:rPr>
                <w:rFonts w:ascii="Arial" w:hAnsi="Arial" w:cs="Arial"/>
              </w:rPr>
            </w:pPr>
            <w:proofErr w:type="gramStart"/>
            <w:r w:rsidRPr="006D3001">
              <w:rPr>
                <w:rFonts w:ascii="Arial" w:hAnsi="Arial" w:cs="Arial"/>
              </w:rPr>
              <w:t>Functional</w:t>
            </w:r>
            <w:proofErr w:type="gramEnd"/>
            <w:r w:rsidRPr="006D3001">
              <w:rPr>
                <w:rFonts w:ascii="Arial" w:hAnsi="Arial" w:cs="Arial"/>
              </w:rPr>
              <w:t xml:space="preserve"> on </w:t>
            </w:r>
            <w:proofErr w:type="gramStart"/>
            <w:r w:rsidRPr="006D3001">
              <w:rPr>
                <w:rFonts w:ascii="Arial" w:hAnsi="Arial" w:cs="Arial"/>
              </w:rPr>
              <w:t>tablet</w:t>
            </w:r>
            <w:proofErr w:type="gramEnd"/>
            <w:r w:rsidRPr="006D3001">
              <w:rPr>
                <w:rFonts w:ascii="Arial" w:hAnsi="Arial" w:cs="Arial"/>
              </w:rPr>
              <w:t xml:space="preserve"> and smartphone</w:t>
            </w:r>
          </w:p>
        </w:tc>
      </w:tr>
      <w:tr w:rsidR="00AE4D15" w:rsidRPr="006D3001" w14:paraId="38C4AA98" w14:textId="77777777" w:rsidTr="00F05A89">
        <w:tc>
          <w:tcPr>
            <w:tcW w:w="1101" w:type="dxa"/>
            <w:shd w:val="clear" w:color="auto" w:fill="D56C38"/>
          </w:tcPr>
          <w:p w14:paraId="76666857" w14:textId="77777777" w:rsidR="00AE4D15" w:rsidRPr="00DF5E9A" w:rsidRDefault="00AE4D15" w:rsidP="00F05A89">
            <w:pPr>
              <w:rPr>
                <w:rFonts w:ascii="Arial" w:hAnsi="Arial" w:cs="Arial"/>
                <w:b/>
                <w:bCs/>
                <w:color w:val="FFFFFF" w:themeColor="background1"/>
              </w:rPr>
            </w:pPr>
            <w:r w:rsidRPr="00DF5E9A">
              <w:rPr>
                <w:rFonts w:ascii="Arial" w:hAnsi="Arial" w:cs="Arial"/>
                <w:b/>
                <w:bCs/>
                <w:color w:val="FFFFFF" w:themeColor="background1"/>
              </w:rPr>
              <w:t>NFR-16</w:t>
            </w:r>
          </w:p>
        </w:tc>
        <w:tc>
          <w:tcPr>
            <w:tcW w:w="3118" w:type="dxa"/>
          </w:tcPr>
          <w:p w14:paraId="51BDBDCD" w14:textId="77777777" w:rsidR="00AE4D15" w:rsidRPr="006D3001" w:rsidRDefault="00AE4D15" w:rsidP="00F05A89">
            <w:pPr>
              <w:rPr>
                <w:rFonts w:ascii="Arial" w:hAnsi="Arial" w:cs="Arial"/>
              </w:rPr>
            </w:pPr>
            <w:r w:rsidRPr="006D3001">
              <w:rPr>
                <w:rFonts w:ascii="Arial" w:hAnsi="Arial" w:cs="Arial"/>
              </w:rPr>
              <w:t>Language</w:t>
            </w:r>
          </w:p>
        </w:tc>
        <w:tc>
          <w:tcPr>
            <w:tcW w:w="4421" w:type="dxa"/>
          </w:tcPr>
          <w:p w14:paraId="77274666" w14:textId="77777777" w:rsidR="00AE4D15" w:rsidRPr="006D3001" w:rsidRDefault="00AE4D15" w:rsidP="00F05A89">
            <w:pPr>
              <w:rPr>
                <w:rFonts w:ascii="Arial" w:hAnsi="Arial" w:cs="Arial"/>
              </w:rPr>
            </w:pPr>
            <w:r w:rsidRPr="006D3001">
              <w:rPr>
                <w:rFonts w:ascii="Arial" w:hAnsi="Arial" w:cs="Arial"/>
              </w:rPr>
              <w:t>English (primary), South African languages (future)</w:t>
            </w:r>
          </w:p>
        </w:tc>
      </w:tr>
      <w:tr w:rsidR="00AE4D15" w:rsidRPr="006D3001" w14:paraId="7E59AC5D" w14:textId="77777777" w:rsidTr="00F05A89">
        <w:tc>
          <w:tcPr>
            <w:tcW w:w="1101" w:type="dxa"/>
            <w:shd w:val="clear" w:color="auto" w:fill="D56C38"/>
          </w:tcPr>
          <w:p w14:paraId="6BD166A7" w14:textId="77777777" w:rsidR="00AE4D15" w:rsidRPr="00DF5E9A" w:rsidRDefault="00AE4D15" w:rsidP="00F05A89">
            <w:pPr>
              <w:rPr>
                <w:rFonts w:ascii="Arial" w:hAnsi="Arial" w:cs="Arial"/>
                <w:b/>
                <w:bCs/>
                <w:color w:val="FFFFFF" w:themeColor="background1"/>
              </w:rPr>
            </w:pPr>
            <w:r>
              <w:rPr>
                <w:rFonts w:ascii="Arial" w:hAnsi="Arial" w:cs="Arial"/>
                <w:b/>
                <w:bCs/>
                <w:color w:val="FFFFFF" w:themeColor="background1"/>
              </w:rPr>
              <w:t>NFR-17</w:t>
            </w:r>
          </w:p>
        </w:tc>
        <w:tc>
          <w:tcPr>
            <w:tcW w:w="3118" w:type="dxa"/>
          </w:tcPr>
          <w:p w14:paraId="5B5C01E9" w14:textId="77777777" w:rsidR="00AE4D15" w:rsidRPr="006D3001" w:rsidRDefault="00AE4D15" w:rsidP="00F05A89">
            <w:pPr>
              <w:rPr>
                <w:rFonts w:ascii="Arial" w:hAnsi="Arial" w:cs="Arial"/>
              </w:rPr>
            </w:pPr>
            <w:r>
              <w:rPr>
                <w:rFonts w:ascii="Arial" w:hAnsi="Arial" w:cs="Arial"/>
              </w:rPr>
              <w:t>Simple, Intuitive UI</w:t>
            </w:r>
          </w:p>
        </w:tc>
        <w:tc>
          <w:tcPr>
            <w:tcW w:w="4421" w:type="dxa"/>
          </w:tcPr>
          <w:p w14:paraId="73C2418D" w14:textId="77777777" w:rsidR="00AE4D15" w:rsidRPr="006D3001" w:rsidRDefault="00AE4D15" w:rsidP="00F05A89">
            <w:pPr>
              <w:rPr>
                <w:rFonts w:ascii="Arial" w:hAnsi="Arial" w:cs="Arial"/>
              </w:rPr>
            </w:pPr>
            <w:r w:rsidRPr="00D93F82">
              <w:rPr>
                <w:rFonts w:ascii="Arial" w:hAnsi="Arial" w:cs="Arial"/>
              </w:rPr>
              <w:t xml:space="preserve">Provide a simple, intuitive, and consistent user interface suitable for non-technical users </w:t>
            </w:r>
            <w:r>
              <w:rPr>
                <w:rFonts w:ascii="Arial" w:hAnsi="Arial" w:cs="Arial"/>
              </w:rPr>
              <w:t>aligned to KT corporate identity</w:t>
            </w:r>
          </w:p>
        </w:tc>
      </w:tr>
    </w:tbl>
    <w:p w14:paraId="7748BD30" w14:textId="1A97B2BD" w:rsidR="00CE10D6" w:rsidRPr="006D3001" w:rsidRDefault="00CE10D6">
      <w:pPr>
        <w:rPr>
          <w:rFonts w:ascii="Arial" w:hAnsi="Arial" w:cs="Arial"/>
        </w:rPr>
      </w:pPr>
    </w:p>
    <w:p w14:paraId="17636071" w14:textId="4E8FA9E7" w:rsidR="00CE10D6" w:rsidRPr="00F312C4" w:rsidRDefault="00254C52" w:rsidP="0090410E">
      <w:pPr>
        <w:pStyle w:val="Heading1"/>
        <w:numPr>
          <w:ilvl w:val="0"/>
          <w:numId w:val="27"/>
        </w:numPr>
        <w:rPr>
          <w:rFonts w:ascii="Arial" w:hAnsi="Arial" w:cs="Arial"/>
          <w:color w:val="000000" w:themeColor="text1"/>
          <w:sz w:val="32"/>
          <w:szCs w:val="32"/>
        </w:rPr>
      </w:pPr>
      <w:bookmarkStart w:id="9" w:name="_Toc223606408"/>
      <w:r w:rsidRPr="00F312C4">
        <w:rPr>
          <w:rFonts w:ascii="Arial" w:hAnsi="Arial" w:cs="Arial"/>
          <w:color w:val="000000" w:themeColor="text1"/>
          <w:sz w:val="32"/>
          <w:szCs w:val="32"/>
        </w:rPr>
        <w:t>User Requirements</w:t>
      </w:r>
      <w:bookmarkEnd w:id="9"/>
    </w:p>
    <w:p w14:paraId="5A778D77" w14:textId="3D1577BF" w:rsidR="00CE10D6" w:rsidRPr="0090410E" w:rsidRDefault="00254C52" w:rsidP="0090410E">
      <w:pPr>
        <w:pStyle w:val="ListParagraph"/>
        <w:numPr>
          <w:ilvl w:val="1"/>
          <w:numId w:val="27"/>
        </w:numPr>
        <w:rPr>
          <w:rFonts w:ascii="Arial" w:hAnsi="Arial" w:cs="Arial"/>
          <w:b/>
          <w:bCs/>
          <w:sz w:val="28"/>
          <w:szCs w:val="28"/>
        </w:rPr>
      </w:pPr>
      <w:r w:rsidRPr="0090410E">
        <w:rPr>
          <w:rFonts w:ascii="Arial" w:hAnsi="Arial" w:cs="Arial"/>
          <w:b/>
          <w:bCs/>
          <w:sz w:val="28"/>
          <w:szCs w:val="28"/>
        </w:rPr>
        <w:t>User Roles</w:t>
      </w:r>
    </w:p>
    <w:tbl>
      <w:tblPr>
        <w:tblStyle w:val="TableGrid"/>
        <w:tblW w:w="0" w:type="auto"/>
        <w:tblLook w:val="04A0" w:firstRow="1" w:lastRow="0" w:firstColumn="1" w:lastColumn="0" w:noHBand="0" w:noVBand="1"/>
      </w:tblPr>
      <w:tblGrid>
        <w:gridCol w:w="2235"/>
        <w:gridCol w:w="3525"/>
        <w:gridCol w:w="2880"/>
      </w:tblGrid>
      <w:tr w:rsidR="0078111F" w:rsidRPr="006D3001" w14:paraId="158503CB" w14:textId="77777777" w:rsidTr="00DF5E9A">
        <w:tc>
          <w:tcPr>
            <w:tcW w:w="2235" w:type="dxa"/>
            <w:shd w:val="clear" w:color="auto" w:fill="65735C"/>
          </w:tcPr>
          <w:p w14:paraId="377AF3D6" w14:textId="77777777" w:rsidR="00CE10D6" w:rsidRPr="00DF5E9A" w:rsidRDefault="00254C52">
            <w:pPr>
              <w:rPr>
                <w:rFonts w:ascii="Arial" w:hAnsi="Arial" w:cs="Arial"/>
                <w:color w:val="FFFFFF" w:themeColor="background1"/>
              </w:rPr>
            </w:pPr>
            <w:r w:rsidRPr="00DF5E9A">
              <w:rPr>
                <w:rFonts w:ascii="Arial" w:hAnsi="Arial" w:cs="Arial"/>
                <w:b/>
                <w:color w:val="FFFFFF" w:themeColor="background1"/>
              </w:rPr>
              <w:t>Role</w:t>
            </w:r>
          </w:p>
        </w:tc>
        <w:tc>
          <w:tcPr>
            <w:tcW w:w="3525" w:type="dxa"/>
            <w:shd w:val="clear" w:color="auto" w:fill="65735C"/>
          </w:tcPr>
          <w:p w14:paraId="02E917E9" w14:textId="77777777" w:rsidR="00CE10D6" w:rsidRPr="00DF5E9A" w:rsidRDefault="00254C52">
            <w:pPr>
              <w:rPr>
                <w:rFonts w:ascii="Arial" w:hAnsi="Arial" w:cs="Arial"/>
                <w:color w:val="FFFFFF" w:themeColor="background1"/>
              </w:rPr>
            </w:pPr>
            <w:r w:rsidRPr="00DF5E9A">
              <w:rPr>
                <w:rFonts w:ascii="Arial" w:hAnsi="Arial" w:cs="Arial"/>
                <w:b/>
                <w:color w:val="FFFFFF" w:themeColor="background1"/>
              </w:rPr>
              <w:t>Description</w:t>
            </w:r>
          </w:p>
        </w:tc>
        <w:tc>
          <w:tcPr>
            <w:tcW w:w="2880" w:type="dxa"/>
            <w:shd w:val="clear" w:color="auto" w:fill="65735C"/>
          </w:tcPr>
          <w:p w14:paraId="4346FDD7" w14:textId="77777777" w:rsidR="00CE10D6" w:rsidRPr="00DF5E9A" w:rsidRDefault="00254C52">
            <w:pPr>
              <w:rPr>
                <w:rFonts w:ascii="Arial" w:hAnsi="Arial" w:cs="Arial"/>
                <w:color w:val="FFFFFF" w:themeColor="background1"/>
              </w:rPr>
            </w:pPr>
            <w:r w:rsidRPr="00DF5E9A">
              <w:rPr>
                <w:rFonts w:ascii="Arial" w:hAnsi="Arial" w:cs="Arial"/>
                <w:b/>
                <w:color w:val="FFFFFF" w:themeColor="background1"/>
              </w:rPr>
              <w:t>Key Capabilities</w:t>
            </w:r>
          </w:p>
        </w:tc>
      </w:tr>
      <w:tr w:rsidR="0078111F" w:rsidRPr="006D3001" w14:paraId="3CC4000F" w14:textId="77777777" w:rsidTr="00DF5E9A">
        <w:tc>
          <w:tcPr>
            <w:tcW w:w="2235" w:type="dxa"/>
            <w:shd w:val="clear" w:color="auto" w:fill="D56C38"/>
          </w:tcPr>
          <w:p w14:paraId="2AEF2F54" w14:textId="77777777" w:rsidR="00CE10D6" w:rsidRPr="00DF5E9A" w:rsidRDefault="00254C52">
            <w:pPr>
              <w:rPr>
                <w:rFonts w:ascii="Arial" w:hAnsi="Arial" w:cs="Arial"/>
                <w:b/>
                <w:bCs/>
                <w:color w:val="FFFFFF" w:themeColor="background1"/>
              </w:rPr>
            </w:pPr>
            <w:r w:rsidRPr="00DF5E9A">
              <w:rPr>
                <w:rFonts w:ascii="Arial" w:hAnsi="Arial" w:cs="Arial"/>
                <w:b/>
                <w:bCs/>
                <w:color w:val="FFFFFF" w:themeColor="background1"/>
              </w:rPr>
              <w:t>System Administrator</w:t>
            </w:r>
          </w:p>
        </w:tc>
        <w:tc>
          <w:tcPr>
            <w:tcW w:w="3525" w:type="dxa"/>
          </w:tcPr>
          <w:p w14:paraId="34F78647" w14:textId="77777777" w:rsidR="00CE10D6" w:rsidRPr="006D3001" w:rsidRDefault="00254C52">
            <w:pPr>
              <w:rPr>
                <w:rFonts w:ascii="Arial" w:hAnsi="Arial" w:cs="Arial"/>
              </w:rPr>
            </w:pPr>
            <w:r w:rsidRPr="006D3001">
              <w:rPr>
                <w:rFonts w:ascii="Arial" w:hAnsi="Arial" w:cs="Arial"/>
              </w:rPr>
              <w:t>ICT Department</w:t>
            </w:r>
          </w:p>
        </w:tc>
        <w:tc>
          <w:tcPr>
            <w:tcW w:w="2880" w:type="dxa"/>
          </w:tcPr>
          <w:p w14:paraId="16E726B1" w14:textId="77777777" w:rsidR="00CE10D6" w:rsidRPr="006D3001" w:rsidRDefault="00254C52">
            <w:pPr>
              <w:rPr>
                <w:rFonts w:ascii="Arial" w:hAnsi="Arial" w:cs="Arial"/>
              </w:rPr>
            </w:pPr>
            <w:r w:rsidRPr="006D3001">
              <w:rPr>
                <w:rFonts w:ascii="Arial" w:hAnsi="Arial" w:cs="Arial"/>
              </w:rPr>
              <w:t>User management, system config, full access</w:t>
            </w:r>
          </w:p>
        </w:tc>
      </w:tr>
      <w:tr w:rsidR="0078111F" w:rsidRPr="006D3001" w14:paraId="75291227" w14:textId="77777777" w:rsidTr="00DF5E9A">
        <w:tc>
          <w:tcPr>
            <w:tcW w:w="2235" w:type="dxa"/>
            <w:shd w:val="clear" w:color="auto" w:fill="D56C38"/>
          </w:tcPr>
          <w:p w14:paraId="46431C49" w14:textId="77777777" w:rsidR="00CE10D6" w:rsidRPr="00DF5E9A" w:rsidRDefault="00254C52">
            <w:pPr>
              <w:rPr>
                <w:rFonts w:ascii="Arial" w:hAnsi="Arial" w:cs="Arial"/>
                <w:b/>
                <w:bCs/>
                <w:color w:val="FFFFFF" w:themeColor="background1"/>
              </w:rPr>
            </w:pPr>
            <w:r w:rsidRPr="00DF5E9A">
              <w:rPr>
                <w:rFonts w:ascii="Arial" w:hAnsi="Arial" w:cs="Arial"/>
                <w:b/>
                <w:bCs/>
                <w:color w:val="FFFFFF" w:themeColor="background1"/>
              </w:rPr>
              <w:t>Power User</w:t>
            </w:r>
          </w:p>
        </w:tc>
        <w:tc>
          <w:tcPr>
            <w:tcW w:w="3525" w:type="dxa"/>
          </w:tcPr>
          <w:p w14:paraId="17A0F862" w14:textId="77777777" w:rsidR="00CE10D6" w:rsidRPr="006D3001" w:rsidRDefault="00254C52">
            <w:pPr>
              <w:rPr>
                <w:rFonts w:ascii="Arial" w:hAnsi="Arial" w:cs="Arial"/>
              </w:rPr>
            </w:pPr>
            <w:r w:rsidRPr="006D3001">
              <w:rPr>
                <w:rFonts w:ascii="Arial" w:hAnsi="Arial" w:cs="Arial"/>
              </w:rPr>
              <w:t xml:space="preserve">CSSP </w:t>
            </w:r>
            <w:proofErr w:type="spellStart"/>
            <w:r w:rsidRPr="006D3001">
              <w:rPr>
                <w:rFonts w:ascii="Arial" w:hAnsi="Arial" w:cs="Arial"/>
              </w:rPr>
              <w:t>Programme</w:t>
            </w:r>
            <w:proofErr w:type="spellEnd"/>
            <w:r w:rsidRPr="006D3001">
              <w:rPr>
                <w:rFonts w:ascii="Arial" w:hAnsi="Arial" w:cs="Arial"/>
              </w:rPr>
              <w:t xml:space="preserve"> Managers</w:t>
            </w:r>
          </w:p>
        </w:tc>
        <w:tc>
          <w:tcPr>
            <w:tcW w:w="2880" w:type="dxa"/>
          </w:tcPr>
          <w:p w14:paraId="1565959B" w14:textId="77777777" w:rsidR="00CE10D6" w:rsidRPr="006D3001" w:rsidRDefault="00254C52">
            <w:pPr>
              <w:rPr>
                <w:rFonts w:ascii="Arial" w:hAnsi="Arial" w:cs="Arial"/>
              </w:rPr>
            </w:pPr>
            <w:r w:rsidRPr="006D3001">
              <w:rPr>
                <w:rFonts w:ascii="Arial" w:hAnsi="Arial" w:cs="Arial"/>
              </w:rPr>
              <w:t>Advanced search, reporting, data export</w:t>
            </w:r>
          </w:p>
        </w:tc>
      </w:tr>
      <w:tr w:rsidR="0078111F" w:rsidRPr="006D3001" w14:paraId="79F88570" w14:textId="77777777" w:rsidTr="00DF5E9A">
        <w:tc>
          <w:tcPr>
            <w:tcW w:w="2235" w:type="dxa"/>
            <w:shd w:val="clear" w:color="auto" w:fill="D56C38"/>
          </w:tcPr>
          <w:p w14:paraId="43AA60DF" w14:textId="77777777" w:rsidR="00CE10D6" w:rsidRPr="00DF5E9A" w:rsidRDefault="00254C52">
            <w:pPr>
              <w:rPr>
                <w:rFonts w:ascii="Arial" w:hAnsi="Arial" w:cs="Arial"/>
                <w:b/>
                <w:bCs/>
                <w:color w:val="FFFFFF" w:themeColor="background1"/>
              </w:rPr>
            </w:pPr>
            <w:r w:rsidRPr="00DF5E9A">
              <w:rPr>
                <w:rFonts w:ascii="Arial" w:hAnsi="Arial" w:cs="Arial"/>
                <w:b/>
                <w:bCs/>
                <w:color w:val="FFFFFF" w:themeColor="background1"/>
              </w:rPr>
              <w:t>Standard User</w:t>
            </w:r>
          </w:p>
        </w:tc>
        <w:tc>
          <w:tcPr>
            <w:tcW w:w="3525" w:type="dxa"/>
          </w:tcPr>
          <w:p w14:paraId="7A532AD7" w14:textId="77777777" w:rsidR="00CE10D6" w:rsidRPr="006D3001" w:rsidRDefault="00254C52">
            <w:pPr>
              <w:rPr>
                <w:rFonts w:ascii="Arial" w:hAnsi="Arial" w:cs="Arial"/>
              </w:rPr>
            </w:pPr>
            <w:r w:rsidRPr="006D3001">
              <w:rPr>
                <w:rFonts w:ascii="Arial" w:hAnsi="Arial" w:cs="Arial"/>
              </w:rPr>
              <w:t>CSSP Staff</w:t>
            </w:r>
          </w:p>
        </w:tc>
        <w:tc>
          <w:tcPr>
            <w:tcW w:w="2880" w:type="dxa"/>
          </w:tcPr>
          <w:p w14:paraId="639F8685" w14:textId="77777777" w:rsidR="00CE10D6" w:rsidRPr="006D3001" w:rsidRDefault="00254C52">
            <w:pPr>
              <w:rPr>
                <w:rFonts w:ascii="Arial" w:hAnsi="Arial" w:cs="Arial"/>
              </w:rPr>
            </w:pPr>
            <w:r w:rsidRPr="006D3001">
              <w:rPr>
                <w:rFonts w:ascii="Arial" w:hAnsi="Arial" w:cs="Arial"/>
              </w:rPr>
              <w:t>Search, view profiles, basic exports</w:t>
            </w:r>
          </w:p>
        </w:tc>
      </w:tr>
      <w:tr w:rsidR="0078111F" w:rsidRPr="006D3001" w14:paraId="696F5069" w14:textId="77777777" w:rsidTr="00DF5E9A">
        <w:tc>
          <w:tcPr>
            <w:tcW w:w="2235" w:type="dxa"/>
            <w:shd w:val="clear" w:color="auto" w:fill="D56C38"/>
          </w:tcPr>
          <w:p w14:paraId="4E2413D2" w14:textId="77777777" w:rsidR="00CE10D6" w:rsidRPr="00DF5E9A" w:rsidRDefault="00254C52">
            <w:pPr>
              <w:rPr>
                <w:rFonts w:ascii="Arial" w:hAnsi="Arial" w:cs="Arial"/>
                <w:b/>
                <w:bCs/>
                <w:color w:val="FFFFFF" w:themeColor="background1"/>
              </w:rPr>
            </w:pPr>
            <w:r w:rsidRPr="00DF5E9A">
              <w:rPr>
                <w:rFonts w:ascii="Arial" w:hAnsi="Arial" w:cs="Arial"/>
                <w:b/>
                <w:bCs/>
                <w:color w:val="FFFFFF" w:themeColor="background1"/>
              </w:rPr>
              <w:t>Read-Only User</w:t>
            </w:r>
          </w:p>
        </w:tc>
        <w:tc>
          <w:tcPr>
            <w:tcW w:w="3525" w:type="dxa"/>
          </w:tcPr>
          <w:p w14:paraId="59193C20" w14:textId="77777777" w:rsidR="00CE10D6" w:rsidRPr="006D3001" w:rsidRDefault="00254C52">
            <w:pPr>
              <w:rPr>
                <w:rFonts w:ascii="Arial" w:hAnsi="Arial" w:cs="Arial"/>
              </w:rPr>
            </w:pPr>
            <w:r w:rsidRPr="006D3001">
              <w:rPr>
                <w:rFonts w:ascii="Arial" w:hAnsi="Arial" w:cs="Arial"/>
              </w:rPr>
              <w:t>Other KT Departments</w:t>
            </w:r>
          </w:p>
        </w:tc>
        <w:tc>
          <w:tcPr>
            <w:tcW w:w="2880" w:type="dxa"/>
          </w:tcPr>
          <w:p w14:paraId="3824737D" w14:textId="77777777" w:rsidR="00CE10D6" w:rsidRPr="006D3001" w:rsidRDefault="00254C52">
            <w:pPr>
              <w:rPr>
                <w:rFonts w:ascii="Arial" w:hAnsi="Arial" w:cs="Arial"/>
              </w:rPr>
            </w:pPr>
            <w:r w:rsidRPr="006D3001">
              <w:rPr>
                <w:rFonts w:ascii="Arial" w:hAnsi="Arial" w:cs="Arial"/>
              </w:rPr>
              <w:t>View and search only, no exports</w:t>
            </w:r>
          </w:p>
        </w:tc>
      </w:tr>
    </w:tbl>
    <w:p w14:paraId="6E6CA95A" w14:textId="7BC9192E" w:rsidR="00CE10D6" w:rsidRPr="0090410E" w:rsidRDefault="00254C52" w:rsidP="0090410E">
      <w:pPr>
        <w:pStyle w:val="ListParagraph"/>
        <w:numPr>
          <w:ilvl w:val="1"/>
          <w:numId w:val="27"/>
        </w:numPr>
        <w:rPr>
          <w:rFonts w:ascii="Arial" w:hAnsi="Arial" w:cs="Arial"/>
          <w:b/>
          <w:bCs/>
          <w:sz w:val="28"/>
          <w:szCs w:val="28"/>
        </w:rPr>
      </w:pPr>
      <w:r w:rsidRPr="0090410E">
        <w:rPr>
          <w:rFonts w:ascii="Arial" w:hAnsi="Arial" w:cs="Arial"/>
          <w:b/>
          <w:bCs/>
          <w:sz w:val="28"/>
          <w:szCs w:val="28"/>
        </w:rPr>
        <w:t>User Stories</w:t>
      </w:r>
    </w:p>
    <w:p w14:paraId="59A9E066" w14:textId="77777777" w:rsidR="00CE10D6" w:rsidRPr="00F312C4" w:rsidRDefault="00254C52" w:rsidP="00F312C4">
      <w:pPr>
        <w:rPr>
          <w:rFonts w:ascii="Arial" w:hAnsi="Arial" w:cs="Arial"/>
          <w:b/>
          <w:bCs/>
        </w:rPr>
      </w:pPr>
      <w:r w:rsidRPr="00F312C4">
        <w:rPr>
          <w:rFonts w:ascii="Arial" w:hAnsi="Arial" w:cs="Arial"/>
          <w:b/>
          <w:bCs/>
        </w:rPr>
        <w:t>US-01: CSO Search</w:t>
      </w:r>
    </w:p>
    <w:p w14:paraId="651288E3" w14:textId="3A68D7C5" w:rsidR="00CE10D6" w:rsidRPr="006D3001" w:rsidRDefault="0090410E">
      <w:pPr>
        <w:rPr>
          <w:rFonts w:ascii="Arial" w:hAnsi="Arial" w:cs="Arial"/>
        </w:rPr>
      </w:pPr>
      <w:r>
        <w:rPr>
          <w:rFonts w:ascii="Arial" w:hAnsi="Arial" w:cs="Arial"/>
          <w:noProof/>
        </w:rPr>
        <mc:AlternateContent>
          <mc:Choice Requires="wps">
            <w:drawing>
              <wp:anchor distT="0" distB="0" distL="114300" distR="114300" simplePos="0" relativeHeight="251602432" behindDoc="0" locked="0" layoutInCell="1" allowOverlap="1" wp14:anchorId="695DE58A" wp14:editId="48C66052">
                <wp:simplePos x="0" y="0"/>
                <wp:positionH relativeFrom="column">
                  <wp:posOffset>56562</wp:posOffset>
                </wp:positionH>
                <wp:positionV relativeFrom="paragraph">
                  <wp:posOffset>2077649</wp:posOffset>
                </wp:positionV>
                <wp:extent cx="6021238" cy="0"/>
                <wp:effectExtent l="38100" t="38100" r="74930" b="95250"/>
                <wp:wrapNone/>
                <wp:docPr id="1942761365" name="Straight Connector 1"/>
                <wp:cNvGraphicFramePr/>
                <a:graphic xmlns:a="http://schemas.openxmlformats.org/drawingml/2006/main">
                  <a:graphicData uri="http://schemas.microsoft.com/office/word/2010/wordprocessingShape">
                    <wps:wsp>
                      <wps:cNvCnPr/>
                      <wps:spPr>
                        <a:xfrm>
                          <a:off x="0" y="0"/>
                          <a:ext cx="6021238" cy="0"/>
                        </a:xfrm>
                        <a:prstGeom prst="line">
                          <a:avLst/>
                        </a:prstGeom>
                        <a:ln>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0B85B8" id="Straight Connector 1" o:spid="_x0000_s1026" style="position:absolute;z-index:251602432;visibility:visible;mso-wrap-style:square;mso-wrap-distance-left:9pt;mso-wrap-distance-top:0;mso-wrap-distance-right:9pt;mso-wrap-distance-bottom:0;mso-position-horizontal:absolute;mso-position-horizontal-relative:text;mso-position-vertical:absolute;mso-position-vertical-relative:text" from="4.45pt,163.6pt" to="478.55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" strokecolor="#a5a5a5 [2092]" strokeweight="2pt">
                <v:shadow on="t" color="black" opacity="24903f" origin=",.5" offset="0,.55556mm"/>
              </v:line>
            </w:pict>
          </mc:Fallback>
        </mc:AlternateContent>
      </w:r>
      <w:r w:rsidRPr="006D3001">
        <w:rPr>
          <w:rFonts w:ascii="Arial" w:hAnsi="Arial" w:cs="Arial"/>
        </w:rPr>
        <w:t xml:space="preserve">As a CSSP </w:t>
      </w:r>
      <w:proofErr w:type="spellStart"/>
      <w:r w:rsidRPr="006D3001">
        <w:rPr>
          <w:rFonts w:ascii="Arial" w:hAnsi="Arial" w:cs="Arial"/>
        </w:rPr>
        <w:t>Programme</w:t>
      </w:r>
      <w:proofErr w:type="spellEnd"/>
      <w:r w:rsidRPr="006D3001">
        <w:rPr>
          <w:rFonts w:ascii="Arial" w:hAnsi="Arial" w:cs="Arial"/>
        </w:rPr>
        <w:t xml:space="preserve"> Manager</w:t>
      </w:r>
      <w:r w:rsidRPr="006D3001">
        <w:rPr>
          <w:rFonts w:ascii="Arial" w:hAnsi="Arial" w:cs="Arial"/>
        </w:rPr>
        <w:br/>
        <w:t>I want to search for CSOs by sector and location</w:t>
      </w:r>
      <w:r w:rsidRPr="006D3001">
        <w:rPr>
          <w:rFonts w:ascii="Arial" w:hAnsi="Arial" w:cs="Arial"/>
        </w:rPr>
        <w:br/>
        <w:t xml:space="preserve">So that I can identify </w:t>
      </w:r>
      <w:r w:rsidR="0070629B" w:rsidRPr="006D3001">
        <w:rPr>
          <w:rFonts w:ascii="Arial" w:hAnsi="Arial" w:cs="Arial"/>
        </w:rPr>
        <w:t>organizations</w:t>
      </w:r>
      <w:r w:rsidRPr="006D3001">
        <w:rPr>
          <w:rFonts w:ascii="Arial" w:hAnsi="Arial" w:cs="Arial"/>
        </w:rPr>
        <w:t xml:space="preserve"> for </w:t>
      </w:r>
      <w:proofErr w:type="spellStart"/>
      <w:r w:rsidRPr="006D3001">
        <w:rPr>
          <w:rFonts w:ascii="Arial" w:hAnsi="Arial" w:cs="Arial"/>
        </w:rPr>
        <w:t>programme</w:t>
      </w:r>
      <w:proofErr w:type="spellEnd"/>
      <w:r w:rsidRPr="006D3001">
        <w:rPr>
          <w:rFonts w:ascii="Arial" w:hAnsi="Arial" w:cs="Arial"/>
        </w:rPr>
        <w:t xml:space="preserve"> targeting</w:t>
      </w:r>
      <w:r w:rsidRPr="006D3001">
        <w:rPr>
          <w:rFonts w:ascii="Arial" w:hAnsi="Arial" w:cs="Arial"/>
        </w:rPr>
        <w:br/>
      </w:r>
      <w:r w:rsidRPr="006D3001">
        <w:rPr>
          <w:rFonts w:ascii="Arial" w:hAnsi="Arial" w:cs="Arial"/>
        </w:rPr>
        <w:br/>
        <w:t>Acceptance Criteria:</w:t>
      </w:r>
      <w:r w:rsidRPr="006D3001">
        <w:rPr>
          <w:rFonts w:ascii="Arial" w:hAnsi="Arial" w:cs="Arial"/>
        </w:rPr>
        <w:br/>
        <w:t>•Can filter by sector (single or multiple)</w:t>
      </w:r>
      <w:r w:rsidRPr="006D3001">
        <w:rPr>
          <w:rFonts w:ascii="Arial" w:hAnsi="Arial" w:cs="Arial"/>
        </w:rPr>
        <w:br/>
        <w:t>• Can filter by province, district, city</w:t>
      </w:r>
      <w:r w:rsidRPr="006D3001">
        <w:rPr>
          <w:rFonts w:ascii="Arial" w:hAnsi="Arial" w:cs="Arial"/>
        </w:rPr>
        <w:br/>
        <w:t>• Can combine multiple filters</w:t>
      </w:r>
      <w:r w:rsidRPr="006D3001">
        <w:rPr>
          <w:rFonts w:ascii="Arial" w:hAnsi="Arial" w:cs="Arial"/>
        </w:rPr>
        <w:br/>
        <w:t>• Results display within 3 seconds</w:t>
      </w:r>
      <w:r w:rsidRPr="006D3001">
        <w:rPr>
          <w:rFonts w:ascii="Arial" w:hAnsi="Arial" w:cs="Arial"/>
        </w:rPr>
        <w:br/>
        <w:t>• Results show key profile information</w:t>
      </w:r>
      <w:r w:rsidRPr="006D3001">
        <w:rPr>
          <w:rFonts w:ascii="Arial" w:hAnsi="Arial" w:cs="Arial"/>
        </w:rPr>
        <w:br/>
        <w:t>• Can sort by name, date registered, location</w:t>
      </w:r>
    </w:p>
    <w:p w14:paraId="131A5285" w14:textId="3A0A5B99" w:rsidR="00CE10D6" w:rsidRPr="00F312C4" w:rsidRDefault="00254C52" w:rsidP="00F312C4">
      <w:pPr>
        <w:rPr>
          <w:rFonts w:ascii="Arial" w:hAnsi="Arial" w:cs="Arial"/>
          <w:b/>
          <w:bCs/>
        </w:rPr>
      </w:pPr>
      <w:r w:rsidRPr="00F312C4">
        <w:rPr>
          <w:rFonts w:ascii="Arial" w:hAnsi="Arial" w:cs="Arial"/>
          <w:b/>
          <w:bCs/>
        </w:rPr>
        <w:t>US-02: Profile Lookup</w:t>
      </w:r>
    </w:p>
    <w:p w14:paraId="73DC7AED" w14:textId="14B93738" w:rsidR="00CE10D6" w:rsidRPr="006D3001" w:rsidRDefault="0090410E">
      <w:pPr>
        <w:rPr>
          <w:rFonts w:ascii="Arial" w:hAnsi="Arial" w:cs="Arial"/>
        </w:rPr>
      </w:pPr>
      <w:r>
        <w:rPr>
          <w:rFonts w:ascii="Arial" w:hAnsi="Arial" w:cs="Arial"/>
          <w:noProof/>
        </w:rPr>
        <w:lastRenderedPageBreak/>
        <mc:AlternateContent>
          <mc:Choice Requires="wps">
            <w:drawing>
              <wp:anchor distT="0" distB="0" distL="114300" distR="114300" simplePos="0" relativeHeight="251599360" behindDoc="0" locked="0" layoutInCell="1" allowOverlap="1" wp14:anchorId="5FA8291D" wp14:editId="667CEE52">
                <wp:simplePos x="0" y="0"/>
                <wp:positionH relativeFrom="column">
                  <wp:posOffset>39011</wp:posOffset>
                </wp:positionH>
                <wp:positionV relativeFrom="paragraph">
                  <wp:posOffset>1899920</wp:posOffset>
                </wp:positionV>
                <wp:extent cx="6021238" cy="0"/>
                <wp:effectExtent l="38100" t="38100" r="74930" b="95250"/>
                <wp:wrapNone/>
                <wp:docPr id="765013535" name="Straight Connector 1"/>
                <wp:cNvGraphicFramePr/>
                <a:graphic xmlns:a="http://schemas.openxmlformats.org/drawingml/2006/main">
                  <a:graphicData uri="http://schemas.microsoft.com/office/word/2010/wordprocessingShape">
                    <wps:wsp>
                      <wps:cNvCnPr/>
                      <wps:spPr>
                        <a:xfrm>
                          <a:off x="0" y="0"/>
                          <a:ext cx="6021238" cy="0"/>
                        </a:xfrm>
                        <a:prstGeom prst="line">
                          <a:avLst/>
                        </a:prstGeom>
                        <a:ln>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98D53B" id="Straight Connector 1" o:spid="_x0000_s1026" style="position:absolute;z-index:251599360;visibility:visible;mso-wrap-style:square;mso-wrap-distance-left:9pt;mso-wrap-distance-top:0;mso-wrap-distance-right:9pt;mso-wrap-distance-bottom:0;mso-position-horizontal:absolute;mso-position-horizontal-relative:text;mso-position-vertical:absolute;mso-position-vertical-relative:text" from="3.05pt,149.6pt" to="477.15pt,1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" strokecolor="#a5a5a5 [2092]" strokeweight="2pt">
                <v:shadow on="t" color="black" opacity="24903f" origin=",.5" offset="0,.55556mm"/>
              </v:line>
            </w:pict>
          </mc:Fallback>
        </mc:AlternateContent>
      </w:r>
      <w:r w:rsidRPr="006D3001">
        <w:rPr>
          <w:rFonts w:ascii="Arial" w:hAnsi="Arial" w:cs="Arial"/>
        </w:rPr>
        <w:t>As a CSSP Staff Member</w:t>
      </w:r>
      <w:r w:rsidRPr="006D3001">
        <w:rPr>
          <w:rFonts w:ascii="Arial" w:hAnsi="Arial" w:cs="Arial"/>
        </w:rPr>
        <w:br/>
        <w:t xml:space="preserve">I want to look up a specific CSO by </w:t>
      </w:r>
      <w:r w:rsidR="0070629B">
        <w:rPr>
          <w:rFonts w:ascii="Arial" w:hAnsi="Arial" w:cs="Arial"/>
        </w:rPr>
        <w:t>organization</w:t>
      </w:r>
      <w:r w:rsidR="007C6BEB">
        <w:rPr>
          <w:rFonts w:ascii="Arial" w:hAnsi="Arial" w:cs="Arial"/>
        </w:rPr>
        <w:t xml:space="preserve"> type</w:t>
      </w:r>
      <w:r w:rsidRPr="006D3001">
        <w:rPr>
          <w:rFonts w:ascii="Arial" w:hAnsi="Arial" w:cs="Arial"/>
        </w:rPr>
        <w:br/>
        <w:t xml:space="preserve">So that I can verify </w:t>
      </w:r>
      <w:r w:rsidR="0070629B">
        <w:rPr>
          <w:rFonts w:ascii="Arial" w:hAnsi="Arial" w:cs="Arial"/>
        </w:rPr>
        <w:t>number of organizations in a certain category</w:t>
      </w:r>
      <w:r w:rsidRPr="006D3001">
        <w:rPr>
          <w:rFonts w:ascii="Arial" w:hAnsi="Arial" w:cs="Arial"/>
        </w:rPr>
        <w:br/>
      </w:r>
      <w:r w:rsidRPr="006D3001">
        <w:rPr>
          <w:rFonts w:ascii="Arial" w:hAnsi="Arial" w:cs="Arial"/>
        </w:rPr>
        <w:br/>
        <w:t>Acceptance Criteria:</w:t>
      </w:r>
      <w:r w:rsidRPr="006D3001">
        <w:rPr>
          <w:rFonts w:ascii="Arial" w:hAnsi="Arial" w:cs="Arial"/>
        </w:rPr>
        <w:br/>
        <w:t>• Can enter</w:t>
      </w:r>
      <w:r w:rsidR="00E02E4A">
        <w:rPr>
          <w:rFonts w:ascii="Arial" w:hAnsi="Arial" w:cs="Arial"/>
        </w:rPr>
        <w:t xml:space="preserve"> type</w:t>
      </w:r>
      <w:r w:rsidRPr="006D3001">
        <w:rPr>
          <w:rFonts w:ascii="Arial" w:hAnsi="Arial" w:cs="Arial"/>
        </w:rPr>
        <w:br/>
        <w:t>• System returns full profile if found</w:t>
      </w:r>
      <w:r w:rsidRPr="006D3001">
        <w:rPr>
          <w:rFonts w:ascii="Arial" w:hAnsi="Arial" w:cs="Arial"/>
        </w:rPr>
        <w:br/>
        <w:t>• Shows "Not Found" message if no match</w:t>
      </w:r>
      <w:r w:rsidRPr="006D3001">
        <w:rPr>
          <w:rFonts w:ascii="Arial" w:hAnsi="Arial" w:cs="Arial"/>
        </w:rPr>
        <w:br/>
        <w:t>• Profile displays all stored fields</w:t>
      </w:r>
      <w:r w:rsidRPr="006D3001">
        <w:rPr>
          <w:rFonts w:ascii="Arial" w:hAnsi="Arial" w:cs="Arial"/>
        </w:rPr>
        <w:br/>
        <w:t>• Can print profile in clean format</w:t>
      </w:r>
    </w:p>
    <w:p w14:paraId="6C64C24B" w14:textId="5F662A81" w:rsidR="00CE10D6" w:rsidRPr="00F312C4" w:rsidRDefault="00254C52" w:rsidP="00F312C4">
      <w:pPr>
        <w:rPr>
          <w:rFonts w:ascii="Arial" w:hAnsi="Arial" w:cs="Arial"/>
          <w:b/>
          <w:bCs/>
        </w:rPr>
      </w:pPr>
      <w:r w:rsidRPr="00F312C4">
        <w:rPr>
          <w:rFonts w:ascii="Arial" w:hAnsi="Arial" w:cs="Arial"/>
          <w:b/>
          <w:bCs/>
        </w:rPr>
        <w:t>US-03: Data Export</w:t>
      </w:r>
    </w:p>
    <w:p w14:paraId="707E9C2C" w14:textId="208815AB" w:rsidR="00CE10D6" w:rsidRPr="006D3001" w:rsidRDefault="00254C52">
      <w:pPr>
        <w:rPr>
          <w:rFonts w:ascii="Arial" w:hAnsi="Arial" w:cs="Arial"/>
        </w:rPr>
      </w:pPr>
      <w:r w:rsidRPr="006D3001">
        <w:rPr>
          <w:rFonts w:ascii="Arial" w:hAnsi="Arial" w:cs="Arial"/>
        </w:rPr>
        <w:t xml:space="preserve">As a CSSP </w:t>
      </w:r>
      <w:proofErr w:type="spellStart"/>
      <w:r w:rsidRPr="006D3001">
        <w:rPr>
          <w:rFonts w:ascii="Arial" w:hAnsi="Arial" w:cs="Arial"/>
        </w:rPr>
        <w:t>Programme</w:t>
      </w:r>
      <w:proofErr w:type="spellEnd"/>
      <w:r w:rsidRPr="006D3001">
        <w:rPr>
          <w:rFonts w:ascii="Arial" w:hAnsi="Arial" w:cs="Arial"/>
        </w:rPr>
        <w:t xml:space="preserve"> Manager</w:t>
      </w:r>
      <w:r w:rsidRPr="006D3001">
        <w:rPr>
          <w:rFonts w:ascii="Arial" w:hAnsi="Arial" w:cs="Arial"/>
        </w:rPr>
        <w:br/>
        <w:t>I want to export search results to Excel</w:t>
      </w:r>
      <w:r w:rsidRPr="006D3001">
        <w:rPr>
          <w:rFonts w:ascii="Arial" w:hAnsi="Arial" w:cs="Arial"/>
        </w:rPr>
        <w:br/>
        <w:t>So that I can use the data in reports and presentations</w:t>
      </w:r>
      <w:r w:rsidRPr="006D3001">
        <w:rPr>
          <w:rFonts w:ascii="Arial" w:hAnsi="Arial" w:cs="Arial"/>
        </w:rPr>
        <w:br/>
      </w:r>
      <w:r w:rsidRPr="006D3001">
        <w:rPr>
          <w:rFonts w:ascii="Arial" w:hAnsi="Arial" w:cs="Arial"/>
        </w:rPr>
        <w:br/>
        <w:t>Acceptance Criteria:</w:t>
      </w:r>
      <w:r w:rsidRPr="006D3001">
        <w:rPr>
          <w:rFonts w:ascii="Arial" w:hAnsi="Arial" w:cs="Arial"/>
        </w:rPr>
        <w:br/>
        <w:t>• Can export current search results</w:t>
      </w:r>
      <w:r w:rsidRPr="006D3001">
        <w:rPr>
          <w:rFonts w:ascii="Arial" w:hAnsi="Arial" w:cs="Arial"/>
        </w:rPr>
        <w:br/>
        <w:t>• Can select which columns to include</w:t>
      </w:r>
      <w:r w:rsidRPr="006D3001">
        <w:rPr>
          <w:rFonts w:ascii="Arial" w:hAnsi="Arial" w:cs="Arial"/>
        </w:rPr>
        <w:br/>
        <w:t>• Export generates .xlsx file</w:t>
      </w:r>
      <w:r w:rsidRPr="006D3001">
        <w:rPr>
          <w:rFonts w:ascii="Arial" w:hAnsi="Arial" w:cs="Arial"/>
        </w:rPr>
        <w:br/>
        <w:t>• Export logged with user and timestamp</w:t>
      </w:r>
      <w:r w:rsidRPr="006D3001">
        <w:rPr>
          <w:rFonts w:ascii="Arial" w:hAnsi="Arial" w:cs="Arial"/>
        </w:rPr>
        <w:br/>
      </w:r>
      <w:r w:rsidR="0090410E">
        <w:rPr>
          <w:rFonts w:ascii="Arial" w:hAnsi="Arial" w:cs="Arial"/>
          <w:noProof/>
        </w:rPr>
        <mc:AlternateContent>
          <mc:Choice Requires="wps">
            <w:drawing>
              <wp:anchor distT="0" distB="0" distL="114300" distR="114300" simplePos="0" relativeHeight="251606528" behindDoc="0" locked="0" layoutInCell="1" allowOverlap="1" wp14:anchorId="185625E8" wp14:editId="0187CE40">
                <wp:simplePos x="0" y="0"/>
                <wp:positionH relativeFrom="column">
                  <wp:posOffset>30408</wp:posOffset>
                </wp:positionH>
                <wp:positionV relativeFrom="paragraph">
                  <wp:posOffset>1329103</wp:posOffset>
                </wp:positionV>
                <wp:extent cx="6021238" cy="0"/>
                <wp:effectExtent l="38100" t="38100" r="74930" b="95250"/>
                <wp:wrapNone/>
                <wp:docPr id="1230888809" name="Straight Connector 1"/>
                <wp:cNvGraphicFramePr/>
                <a:graphic xmlns:a="http://schemas.openxmlformats.org/drawingml/2006/main">
                  <a:graphicData uri="http://schemas.microsoft.com/office/word/2010/wordprocessingShape">
                    <wps:wsp>
                      <wps:cNvCnPr/>
                      <wps:spPr>
                        <a:xfrm>
                          <a:off x="0" y="0"/>
                          <a:ext cx="6021238" cy="0"/>
                        </a:xfrm>
                        <a:prstGeom prst="line">
                          <a:avLst/>
                        </a:prstGeom>
                        <a:ln>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7167C3" id="Straight Connector 1" o:spid="_x0000_s1026" style="position:absolute;z-index:251606528;visibility:visible;mso-wrap-style:square;mso-wrap-distance-left:9pt;mso-wrap-distance-top:0;mso-wrap-distance-right:9pt;mso-wrap-distance-bottom:0;mso-position-horizontal:absolute;mso-position-horizontal-relative:text;mso-position-vertical:absolute;mso-position-vertical-relative:text" from="2.4pt,104.65pt" to="476.5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" strokecolor="#a5a5a5 [2092]" strokeweight="2pt">
                <v:shadow on="t" color="black" opacity="24903f" origin=",.5" offset="0,.55556mm"/>
              </v:line>
            </w:pict>
          </mc:Fallback>
        </mc:AlternateContent>
      </w:r>
      <w:r w:rsidRPr="006D3001">
        <w:rPr>
          <w:rFonts w:ascii="Arial" w:hAnsi="Arial" w:cs="Arial"/>
        </w:rPr>
        <w:t>• Maximum 10,000 records per export</w:t>
      </w:r>
    </w:p>
    <w:p w14:paraId="443A3799" w14:textId="77777777" w:rsidR="00CE10D6" w:rsidRPr="006D3001" w:rsidRDefault="00254C52" w:rsidP="00F312C4">
      <w:pPr>
        <w:rPr>
          <w:rFonts w:ascii="Arial" w:hAnsi="Arial" w:cs="Arial"/>
        </w:rPr>
      </w:pPr>
      <w:r w:rsidRPr="00F312C4">
        <w:rPr>
          <w:rFonts w:ascii="Arial" w:hAnsi="Arial" w:cs="Arial"/>
          <w:b/>
          <w:bCs/>
        </w:rPr>
        <w:t>US-04: Generate Report</w:t>
      </w:r>
    </w:p>
    <w:p w14:paraId="0873CCEA" w14:textId="73B78C66" w:rsidR="00CE10D6" w:rsidRDefault="00254C52">
      <w:pPr>
        <w:rPr>
          <w:rFonts w:ascii="Arial" w:hAnsi="Arial" w:cs="Arial"/>
        </w:rPr>
      </w:pPr>
      <w:r w:rsidRPr="006D3001">
        <w:rPr>
          <w:rFonts w:ascii="Arial" w:hAnsi="Arial" w:cs="Arial"/>
        </w:rPr>
        <w:t xml:space="preserve">As a CSSP </w:t>
      </w:r>
      <w:r w:rsidR="00DF5E9A">
        <w:rPr>
          <w:rFonts w:ascii="Arial" w:hAnsi="Arial" w:cs="Arial"/>
        </w:rPr>
        <w:t>Head</w:t>
      </w:r>
      <w:r w:rsidRPr="006D3001">
        <w:rPr>
          <w:rFonts w:ascii="Arial" w:hAnsi="Arial" w:cs="Arial"/>
        </w:rPr>
        <w:br/>
        <w:t>I want to view analytics dashboards</w:t>
      </w:r>
      <w:r w:rsidRPr="006D3001">
        <w:rPr>
          <w:rFonts w:ascii="Arial" w:hAnsi="Arial" w:cs="Arial"/>
        </w:rPr>
        <w:br/>
        <w:t>So that I can understand CSO distribution and trends</w:t>
      </w:r>
      <w:r w:rsidRPr="006D3001">
        <w:rPr>
          <w:rFonts w:ascii="Arial" w:hAnsi="Arial" w:cs="Arial"/>
        </w:rPr>
        <w:br/>
      </w:r>
      <w:r w:rsidRPr="006D3001">
        <w:rPr>
          <w:rFonts w:ascii="Arial" w:hAnsi="Arial" w:cs="Arial"/>
        </w:rPr>
        <w:br/>
        <w:t>Acceptance Criteria:</w:t>
      </w:r>
      <w:r w:rsidRPr="006D3001">
        <w:rPr>
          <w:rFonts w:ascii="Arial" w:hAnsi="Arial" w:cs="Arial"/>
        </w:rPr>
        <w:br/>
        <w:t>• Dashboard shows CSO count by province</w:t>
      </w:r>
      <w:r w:rsidRPr="006D3001">
        <w:rPr>
          <w:rFonts w:ascii="Arial" w:hAnsi="Arial" w:cs="Arial"/>
        </w:rPr>
        <w:br/>
        <w:t>• Dashboard shows CSO count by sector</w:t>
      </w:r>
      <w:r w:rsidRPr="006D3001">
        <w:rPr>
          <w:rFonts w:ascii="Arial" w:hAnsi="Arial" w:cs="Arial"/>
        </w:rPr>
        <w:br/>
        <w:t>• Dashboard shows registration trends</w:t>
      </w:r>
      <w:r w:rsidRPr="006D3001">
        <w:rPr>
          <w:rFonts w:ascii="Arial" w:hAnsi="Arial" w:cs="Arial"/>
        </w:rPr>
        <w:br/>
        <w:t>• Can filter by date range</w:t>
      </w:r>
      <w:r w:rsidRPr="006D3001">
        <w:rPr>
          <w:rFonts w:ascii="Arial" w:hAnsi="Arial" w:cs="Arial"/>
        </w:rPr>
        <w:br/>
        <w:t>• Data refreshes at least daily</w:t>
      </w:r>
    </w:p>
    <w:p w14:paraId="0D1FA18F" w14:textId="4B538F7E" w:rsidR="00E22D3A" w:rsidRPr="007642E3" w:rsidRDefault="00E22D3A" w:rsidP="007642E3">
      <w:pPr>
        <w:pStyle w:val="Heading1"/>
        <w:numPr>
          <w:ilvl w:val="0"/>
          <w:numId w:val="27"/>
        </w:numPr>
        <w:rPr>
          <w:rFonts w:ascii="Arial" w:hAnsi="Arial" w:cs="Arial"/>
          <w:color w:val="000000" w:themeColor="text1"/>
          <w:sz w:val="32"/>
          <w:szCs w:val="32"/>
        </w:rPr>
      </w:pPr>
      <w:bookmarkStart w:id="10" w:name="_Toc223606409"/>
      <w:r w:rsidRPr="007642E3">
        <w:rPr>
          <w:rFonts w:ascii="Arial" w:hAnsi="Arial" w:cs="Arial"/>
          <w:color w:val="000000" w:themeColor="text1"/>
          <w:sz w:val="32"/>
          <w:szCs w:val="32"/>
        </w:rPr>
        <w:t>Data Quality</w:t>
      </w:r>
      <w:bookmarkEnd w:id="10"/>
    </w:p>
    <w:tbl>
      <w:tblPr>
        <w:tblStyle w:val="TableGrid"/>
        <w:tblW w:w="0" w:type="auto"/>
        <w:tblLook w:val="04A0" w:firstRow="1" w:lastRow="0" w:firstColumn="1" w:lastColumn="0" w:noHBand="0" w:noVBand="1"/>
      </w:tblPr>
      <w:tblGrid>
        <w:gridCol w:w="1809"/>
        <w:gridCol w:w="3951"/>
        <w:gridCol w:w="2880"/>
      </w:tblGrid>
      <w:tr w:rsidR="00E22D3A" w:rsidRPr="006D3001" w14:paraId="4EC1F534" w14:textId="77777777" w:rsidTr="00500786">
        <w:tc>
          <w:tcPr>
            <w:tcW w:w="1809" w:type="dxa"/>
            <w:shd w:val="clear" w:color="auto" w:fill="65735C"/>
          </w:tcPr>
          <w:p w14:paraId="11859031" w14:textId="77777777" w:rsidR="00E22D3A" w:rsidRPr="006D3001" w:rsidRDefault="00E22D3A" w:rsidP="00500786">
            <w:pPr>
              <w:rPr>
                <w:rFonts w:ascii="Arial" w:hAnsi="Arial" w:cs="Arial"/>
                <w:color w:val="FFFFFF" w:themeColor="background1"/>
              </w:rPr>
            </w:pPr>
            <w:r w:rsidRPr="006D3001">
              <w:rPr>
                <w:rFonts w:ascii="Arial" w:hAnsi="Arial" w:cs="Arial"/>
                <w:b/>
                <w:color w:val="FFFFFF" w:themeColor="background1"/>
              </w:rPr>
              <w:t>Dimension</w:t>
            </w:r>
          </w:p>
        </w:tc>
        <w:tc>
          <w:tcPr>
            <w:tcW w:w="3951" w:type="dxa"/>
            <w:shd w:val="clear" w:color="auto" w:fill="65735C"/>
          </w:tcPr>
          <w:p w14:paraId="4BF965D7" w14:textId="77777777" w:rsidR="00E22D3A" w:rsidRPr="006D3001" w:rsidRDefault="00E22D3A" w:rsidP="00500786">
            <w:pPr>
              <w:rPr>
                <w:rFonts w:ascii="Arial" w:hAnsi="Arial" w:cs="Arial"/>
                <w:color w:val="FFFFFF" w:themeColor="background1"/>
              </w:rPr>
            </w:pPr>
            <w:r w:rsidRPr="006D3001">
              <w:rPr>
                <w:rFonts w:ascii="Arial" w:hAnsi="Arial" w:cs="Arial"/>
                <w:b/>
                <w:color w:val="FFFFFF" w:themeColor="background1"/>
              </w:rPr>
              <w:t>Requirement</w:t>
            </w:r>
          </w:p>
        </w:tc>
        <w:tc>
          <w:tcPr>
            <w:tcW w:w="2880" w:type="dxa"/>
            <w:shd w:val="clear" w:color="auto" w:fill="65735C"/>
          </w:tcPr>
          <w:p w14:paraId="39C4D23B" w14:textId="77777777" w:rsidR="00E22D3A" w:rsidRPr="006D3001" w:rsidRDefault="00E22D3A" w:rsidP="00500786">
            <w:pPr>
              <w:rPr>
                <w:rFonts w:ascii="Arial" w:hAnsi="Arial" w:cs="Arial"/>
                <w:color w:val="FFFFFF" w:themeColor="background1"/>
              </w:rPr>
            </w:pPr>
            <w:r w:rsidRPr="006D3001">
              <w:rPr>
                <w:rFonts w:ascii="Arial" w:hAnsi="Arial" w:cs="Arial"/>
                <w:b/>
                <w:color w:val="FFFFFF" w:themeColor="background1"/>
              </w:rPr>
              <w:t>Target</w:t>
            </w:r>
          </w:p>
        </w:tc>
      </w:tr>
      <w:tr w:rsidR="00E22D3A" w:rsidRPr="006D3001" w14:paraId="7BA78EF5" w14:textId="77777777" w:rsidTr="00500786">
        <w:tc>
          <w:tcPr>
            <w:tcW w:w="1809" w:type="dxa"/>
          </w:tcPr>
          <w:p w14:paraId="01E8A895" w14:textId="77777777" w:rsidR="00E22D3A" w:rsidRPr="006D3001" w:rsidRDefault="00E22D3A" w:rsidP="00500786">
            <w:pPr>
              <w:rPr>
                <w:rFonts w:ascii="Arial" w:hAnsi="Arial" w:cs="Arial"/>
              </w:rPr>
            </w:pPr>
            <w:r w:rsidRPr="006D3001">
              <w:rPr>
                <w:rFonts w:ascii="Arial" w:hAnsi="Arial" w:cs="Arial"/>
              </w:rPr>
              <w:t>Completeness</w:t>
            </w:r>
          </w:p>
        </w:tc>
        <w:tc>
          <w:tcPr>
            <w:tcW w:w="3951" w:type="dxa"/>
          </w:tcPr>
          <w:p w14:paraId="559803B1" w14:textId="77777777" w:rsidR="00E22D3A" w:rsidRPr="006D3001" w:rsidRDefault="00E22D3A" w:rsidP="00500786">
            <w:pPr>
              <w:rPr>
                <w:rFonts w:ascii="Arial" w:hAnsi="Arial" w:cs="Arial"/>
              </w:rPr>
            </w:pPr>
            <w:r w:rsidRPr="006D3001">
              <w:rPr>
                <w:rFonts w:ascii="Arial" w:hAnsi="Arial" w:cs="Arial"/>
              </w:rPr>
              <w:t>Required fields populated</w:t>
            </w:r>
          </w:p>
        </w:tc>
        <w:tc>
          <w:tcPr>
            <w:tcW w:w="2880" w:type="dxa"/>
          </w:tcPr>
          <w:p w14:paraId="43D2738C" w14:textId="77777777" w:rsidR="00E22D3A" w:rsidRPr="006D3001" w:rsidRDefault="00E22D3A" w:rsidP="00500786">
            <w:pPr>
              <w:rPr>
                <w:rFonts w:ascii="Arial" w:hAnsi="Arial" w:cs="Arial"/>
              </w:rPr>
            </w:pPr>
            <w:r w:rsidRPr="006D3001">
              <w:rPr>
                <w:rFonts w:ascii="Arial" w:hAnsi="Arial" w:cs="Arial"/>
              </w:rPr>
              <w:t>≥85%</w:t>
            </w:r>
          </w:p>
        </w:tc>
      </w:tr>
      <w:tr w:rsidR="00E22D3A" w:rsidRPr="006D3001" w14:paraId="34E06C1B" w14:textId="77777777" w:rsidTr="00500786">
        <w:tc>
          <w:tcPr>
            <w:tcW w:w="1809" w:type="dxa"/>
          </w:tcPr>
          <w:p w14:paraId="662449AF" w14:textId="77777777" w:rsidR="00E22D3A" w:rsidRPr="006D3001" w:rsidRDefault="00E22D3A" w:rsidP="00500786">
            <w:pPr>
              <w:rPr>
                <w:rFonts w:ascii="Arial" w:hAnsi="Arial" w:cs="Arial"/>
              </w:rPr>
            </w:pPr>
            <w:r w:rsidRPr="006D3001">
              <w:rPr>
                <w:rFonts w:ascii="Arial" w:hAnsi="Arial" w:cs="Arial"/>
              </w:rPr>
              <w:t>Accuracy</w:t>
            </w:r>
          </w:p>
        </w:tc>
        <w:tc>
          <w:tcPr>
            <w:tcW w:w="3951" w:type="dxa"/>
          </w:tcPr>
          <w:p w14:paraId="192BA202" w14:textId="77777777" w:rsidR="00E22D3A" w:rsidRPr="006D3001" w:rsidRDefault="00E22D3A" w:rsidP="00500786">
            <w:pPr>
              <w:rPr>
                <w:rFonts w:ascii="Arial" w:hAnsi="Arial" w:cs="Arial"/>
              </w:rPr>
            </w:pPr>
            <w:r w:rsidRPr="006D3001">
              <w:rPr>
                <w:rFonts w:ascii="Arial" w:hAnsi="Arial" w:cs="Arial"/>
              </w:rPr>
              <w:t>Verified correct information</w:t>
            </w:r>
          </w:p>
        </w:tc>
        <w:tc>
          <w:tcPr>
            <w:tcW w:w="2880" w:type="dxa"/>
          </w:tcPr>
          <w:p w14:paraId="39F2DBA0" w14:textId="77777777" w:rsidR="00E22D3A" w:rsidRPr="006D3001" w:rsidRDefault="00E22D3A" w:rsidP="00500786">
            <w:pPr>
              <w:rPr>
                <w:rFonts w:ascii="Arial" w:hAnsi="Arial" w:cs="Arial"/>
              </w:rPr>
            </w:pPr>
            <w:r>
              <w:rPr>
                <w:rFonts w:ascii="Arial" w:hAnsi="Arial" w:cs="Arial"/>
              </w:rPr>
              <w:t>100</w:t>
            </w:r>
            <w:r w:rsidRPr="006D3001">
              <w:rPr>
                <w:rFonts w:ascii="Arial" w:hAnsi="Arial" w:cs="Arial"/>
              </w:rPr>
              <w:t>%</w:t>
            </w:r>
          </w:p>
        </w:tc>
      </w:tr>
      <w:tr w:rsidR="00E22D3A" w:rsidRPr="006D3001" w14:paraId="3E5D1E5E" w14:textId="77777777" w:rsidTr="00500786">
        <w:tc>
          <w:tcPr>
            <w:tcW w:w="1809" w:type="dxa"/>
          </w:tcPr>
          <w:p w14:paraId="20A01FA0" w14:textId="77777777" w:rsidR="00E22D3A" w:rsidRPr="006D3001" w:rsidRDefault="00E22D3A" w:rsidP="00500786">
            <w:pPr>
              <w:rPr>
                <w:rFonts w:ascii="Arial" w:hAnsi="Arial" w:cs="Arial"/>
              </w:rPr>
            </w:pPr>
            <w:r w:rsidRPr="006D3001">
              <w:rPr>
                <w:rFonts w:ascii="Arial" w:hAnsi="Arial" w:cs="Arial"/>
              </w:rPr>
              <w:t>Consistency</w:t>
            </w:r>
          </w:p>
        </w:tc>
        <w:tc>
          <w:tcPr>
            <w:tcW w:w="3951" w:type="dxa"/>
          </w:tcPr>
          <w:p w14:paraId="39EA1278" w14:textId="77777777" w:rsidR="00E22D3A" w:rsidRPr="006D3001" w:rsidRDefault="00E22D3A" w:rsidP="00500786">
            <w:pPr>
              <w:rPr>
                <w:rFonts w:ascii="Arial" w:hAnsi="Arial" w:cs="Arial"/>
              </w:rPr>
            </w:pPr>
            <w:r w:rsidRPr="006D3001">
              <w:rPr>
                <w:rFonts w:ascii="Arial" w:hAnsi="Arial" w:cs="Arial"/>
              </w:rPr>
              <w:t>Data matches across sources</w:t>
            </w:r>
          </w:p>
        </w:tc>
        <w:tc>
          <w:tcPr>
            <w:tcW w:w="2880" w:type="dxa"/>
          </w:tcPr>
          <w:p w14:paraId="63D35B29" w14:textId="77777777" w:rsidR="00E22D3A" w:rsidRPr="006D3001" w:rsidRDefault="00E22D3A" w:rsidP="00500786">
            <w:pPr>
              <w:rPr>
                <w:rFonts w:ascii="Arial" w:hAnsi="Arial" w:cs="Arial"/>
              </w:rPr>
            </w:pPr>
            <w:r w:rsidRPr="006D3001">
              <w:rPr>
                <w:rFonts w:ascii="Arial" w:hAnsi="Arial" w:cs="Arial"/>
              </w:rPr>
              <w:t>≥9</w:t>
            </w:r>
            <w:r>
              <w:rPr>
                <w:rFonts w:ascii="Arial" w:hAnsi="Arial" w:cs="Arial"/>
              </w:rPr>
              <w:t>9</w:t>
            </w:r>
            <w:r w:rsidRPr="006D3001">
              <w:rPr>
                <w:rFonts w:ascii="Arial" w:hAnsi="Arial" w:cs="Arial"/>
              </w:rPr>
              <w:t>%</w:t>
            </w:r>
          </w:p>
        </w:tc>
      </w:tr>
      <w:tr w:rsidR="00E22D3A" w:rsidRPr="006D3001" w14:paraId="6FCDED19" w14:textId="77777777" w:rsidTr="00500786">
        <w:tc>
          <w:tcPr>
            <w:tcW w:w="1809" w:type="dxa"/>
          </w:tcPr>
          <w:p w14:paraId="1562DA43" w14:textId="77777777" w:rsidR="00E22D3A" w:rsidRPr="006D3001" w:rsidRDefault="00E22D3A" w:rsidP="00500786">
            <w:pPr>
              <w:rPr>
                <w:rFonts w:ascii="Arial" w:hAnsi="Arial" w:cs="Arial"/>
              </w:rPr>
            </w:pPr>
            <w:r w:rsidRPr="006D3001">
              <w:rPr>
                <w:rFonts w:ascii="Arial" w:hAnsi="Arial" w:cs="Arial"/>
              </w:rPr>
              <w:t>Timeliness</w:t>
            </w:r>
          </w:p>
        </w:tc>
        <w:tc>
          <w:tcPr>
            <w:tcW w:w="3951" w:type="dxa"/>
          </w:tcPr>
          <w:p w14:paraId="0C5BF537" w14:textId="77777777" w:rsidR="00E22D3A" w:rsidRPr="006D3001" w:rsidRDefault="00E22D3A" w:rsidP="00500786">
            <w:pPr>
              <w:rPr>
                <w:rFonts w:ascii="Arial" w:hAnsi="Arial" w:cs="Arial"/>
              </w:rPr>
            </w:pPr>
            <w:r w:rsidRPr="006D3001">
              <w:rPr>
                <w:rFonts w:ascii="Arial" w:hAnsi="Arial" w:cs="Arial"/>
              </w:rPr>
              <w:t>Data refreshed per schedule</w:t>
            </w:r>
          </w:p>
        </w:tc>
        <w:tc>
          <w:tcPr>
            <w:tcW w:w="2880" w:type="dxa"/>
          </w:tcPr>
          <w:p w14:paraId="3EDAED49" w14:textId="77777777" w:rsidR="00E22D3A" w:rsidRPr="006D3001" w:rsidRDefault="00E22D3A" w:rsidP="00500786">
            <w:pPr>
              <w:rPr>
                <w:rFonts w:ascii="Arial" w:hAnsi="Arial" w:cs="Arial"/>
              </w:rPr>
            </w:pPr>
            <w:r w:rsidRPr="006D3001">
              <w:rPr>
                <w:rFonts w:ascii="Arial" w:hAnsi="Arial" w:cs="Arial"/>
              </w:rPr>
              <w:t>Quarterly max</w:t>
            </w:r>
          </w:p>
        </w:tc>
      </w:tr>
      <w:tr w:rsidR="00E22D3A" w:rsidRPr="006D3001" w14:paraId="55124EC7" w14:textId="77777777" w:rsidTr="00500786">
        <w:tc>
          <w:tcPr>
            <w:tcW w:w="1809" w:type="dxa"/>
          </w:tcPr>
          <w:p w14:paraId="4A0DC148" w14:textId="77777777" w:rsidR="00E22D3A" w:rsidRPr="006D3001" w:rsidRDefault="00E22D3A" w:rsidP="00500786">
            <w:pPr>
              <w:rPr>
                <w:rFonts w:ascii="Arial" w:hAnsi="Arial" w:cs="Arial"/>
              </w:rPr>
            </w:pPr>
            <w:r w:rsidRPr="006D3001">
              <w:rPr>
                <w:rFonts w:ascii="Arial" w:hAnsi="Arial" w:cs="Arial"/>
              </w:rPr>
              <w:t>Uniqueness</w:t>
            </w:r>
          </w:p>
        </w:tc>
        <w:tc>
          <w:tcPr>
            <w:tcW w:w="3951" w:type="dxa"/>
          </w:tcPr>
          <w:p w14:paraId="0CBCC1E6" w14:textId="77777777" w:rsidR="00E22D3A" w:rsidRPr="006D3001" w:rsidRDefault="00E22D3A" w:rsidP="00500786">
            <w:pPr>
              <w:rPr>
                <w:rFonts w:ascii="Arial" w:hAnsi="Arial" w:cs="Arial"/>
              </w:rPr>
            </w:pPr>
            <w:r w:rsidRPr="006D3001">
              <w:rPr>
                <w:rFonts w:ascii="Arial" w:hAnsi="Arial" w:cs="Arial"/>
              </w:rPr>
              <w:t>No duplicate records</w:t>
            </w:r>
          </w:p>
        </w:tc>
        <w:tc>
          <w:tcPr>
            <w:tcW w:w="2880" w:type="dxa"/>
          </w:tcPr>
          <w:p w14:paraId="406746C2" w14:textId="77777777" w:rsidR="00E22D3A" w:rsidRPr="006D3001" w:rsidRDefault="00E22D3A" w:rsidP="00500786">
            <w:pPr>
              <w:rPr>
                <w:rFonts w:ascii="Arial" w:hAnsi="Arial" w:cs="Arial"/>
              </w:rPr>
            </w:pPr>
            <w:r w:rsidRPr="006D3001">
              <w:rPr>
                <w:rFonts w:ascii="Arial" w:hAnsi="Arial" w:cs="Arial"/>
              </w:rPr>
              <w:t>100%</w:t>
            </w:r>
          </w:p>
        </w:tc>
      </w:tr>
    </w:tbl>
    <w:p w14:paraId="670A111E" w14:textId="77777777" w:rsidR="007642E3" w:rsidRDefault="007642E3" w:rsidP="007642E3">
      <w:pPr>
        <w:pStyle w:val="ListParagraph"/>
        <w:rPr>
          <w:rFonts w:ascii="Arial" w:hAnsi="Arial" w:cs="Arial"/>
          <w:b/>
          <w:bCs/>
          <w:sz w:val="28"/>
          <w:szCs w:val="28"/>
        </w:rPr>
      </w:pPr>
    </w:p>
    <w:p w14:paraId="16F307F5" w14:textId="37EF011A" w:rsidR="00E22D3A" w:rsidRPr="007642E3" w:rsidRDefault="00E22D3A" w:rsidP="007642E3">
      <w:pPr>
        <w:pStyle w:val="ListParagraph"/>
        <w:numPr>
          <w:ilvl w:val="1"/>
          <w:numId w:val="27"/>
        </w:numPr>
        <w:rPr>
          <w:rFonts w:ascii="Arial" w:hAnsi="Arial" w:cs="Arial"/>
          <w:b/>
          <w:bCs/>
          <w:sz w:val="28"/>
          <w:szCs w:val="28"/>
        </w:rPr>
      </w:pPr>
      <w:r w:rsidRPr="007642E3">
        <w:rPr>
          <w:rFonts w:ascii="Arial" w:hAnsi="Arial" w:cs="Arial"/>
          <w:b/>
          <w:bCs/>
          <w:sz w:val="28"/>
          <w:szCs w:val="28"/>
        </w:rPr>
        <w:lastRenderedPageBreak/>
        <w:t>Data Migration Approach</w:t>
      </w:r>
    </w:p>
    <w:p w14:paraId="04851301" w14:textId="77777777" w:rsidR="00E22D3A" w:rsidRDefault="00E22D3A" w:rsidP="00E22D3A">
      <w:pPr>
        <w:rPr>
          <w:rFonts w:ascii="Arial" w:hAnsi="Arial" w:cs="Arial"/>
        </w:rPr>
      </w:pPr>
      <w:r w:rsidRPr="007642E3">
        <w:rPr>
          <w:rFonts w:ascii="Arial" w:hAnsi="Arial" w:cs="Arial"/>
          <w:b/>
          <w:bCs/>
        </w:rPr>
        <w:t>Phase 1: Analysis and Mapping</w:t>
      </w:r>
      <w:r w:rsidRPr="006D3001">
        <w:rPr>
          <w:rFonts w:ascii="Arial" w:hAnsi="Arial" w:cs="Arial"/>
        </w:rPr>
        <w:br/>
        <w:t xml:space="preserve">• </w:t>
      </w:r>
      <w:proofErr w:type="spellStart"/>
      <w:r w:rsidRPr="006D3001">
        <w:rPr>
          <w:rFonts w:ascii="Arial" w:hAnsi="Arial" w:cs="Arial"/>
        </w:rPr>
        <w:t>Analyse</w:t>
      </w:r>
      <w:proofErr w:type="spellEnd"/>
      <w:r w:rsidRPr="006D3001">
        <w:rPr>
          <w:rFonts w:ascii="Arial" w:hAnsi="Arial" w:cs="Arial"/>
        </w:rPr>
        <w:t xml:space="preserve"> source data structures</w:t>
      </w:r>
      <w:r w:rsidRPr="006D3001">
        <w:rPr>
          <w:rFonts w:ascii="Arial" w:hAnsi="Arial" w:cs="Arial"/>
        </w:rPr>
        <w:br/>
        <w:t>• Map fields to target schema</w:t>
      </w:r>
      <w:r w:rsidRPr="006D3001">
        <w:rPr>
          <w:rFonts w:ascii="Arial" w:hAnsi="Arial" w:cs="Arial"/>
        </w:rPr>
        <w:br/>
        <w:t>• Identify transformation requirements</w:t>
      </w:r>
      <w:r w:rsidRPr="006D3001">
        <w:rPr>
          <w:rFonts w:ascii="Arial" w:hAnsi="Arial" w:cs="Arial"/>
        </w:rPr>
        <w:br/>
        <w:t>• Document data quality issues</w:t>
      </w:r>
      <w:r w:rsidRPr="006D3001">
        <w:rPr>
          <w:rFonts w:ascii="Arial" w:hAnsi="Arial" w:cs="Arial"/>
        </w:rPr>
        <w:br/>
      </w:r>
      <w:r w:rsidRPr="006D3001">
        <w:rPr>
          <w:rFonts w:ascii="Arial" w:hAnsi="Arial" w:cs="Arial"/>
        </w:rPr>
        <w:br/>
      </w:r>
      <w:r w:rsidRPr="007642E3">
        <w:rPr>
          <w:rFonts w:ascii="Arial" w:hAnsi="Arial" w:cs="Arial"/>
          <w:b/>
          <w:bCs/>
        </w:rPr>
        <w:t>Phase 2: Cleansing and Preparation</w:t>
      </w:r>
      <w:r w:rsidRPr="006D3001">
        <w:rPr>
          <w:rFonts w:ascii="Arial" w:hAnsi="Arial" w:cs="Arial"/>
        </w:rPr>
        <w:br/>
        <w:t xml:space="preserve">• </w:t>
      </w:r>
      <w:proofErr w:type="spellStart"/>
      <w:r w:rsidRPr="006D3001">
        <w:rPr>
          <w:rFonts w:ascii="Arial" w:hAnsi="Arial" w:cs="Arial"/>
        </w:rPr>
        <w:t>Standardise</w:t>
      </w:r>
      <w:proofErr w:type="spellEnd"/>
      <w:r w:rsidRPr="006D3001">
        <w:rPr>
          <w:rFonts w:ascii="Arial" w:hAnsi="Arial" w:cs="Arial"/>
        </w:rPr>
        <w:t xml:space="preserve"> address formats</w:t>
      </w:r>
      <w:r w:rsidRPr="006D3001">
        <w:rPr>
          <w:rFonts w:ascii="Arial" w:hAnsi="Arial" w:cs="Arial"/>
        </w:rPr>
        <w:br/>
        <w:t xml:space="preserve">• </w:t>
      </w:r>
      <w:proofErr w:type="spellStart"/>
      <w:r w:rsidRPr="006D3001">
        <w:rPr>
          <w:rFonts w:ascii="Arial" w:hAnsi="Arial" w:cs="Arial"/>
        </w:rPr>
        <w:t>Normalise</w:t>
      </w:r>
      <w:proofErr w:type="spellEnd"/>
      <w:r w:rsidRPr="006D3001">
        <w:rPr>
          <w:rFonts w:ascii="Arial" w:hAnsi="Arial" w:cs="Arial"/>
        </w:rPr>
        <w:t xml:space="preserve"> text fields</w:t>
      </w:r>
      <w:r w:rsidRPr="006D3001">
        <w:rPr>
          <w:rFonts w:ascii="Arial" w:hAnsi="Arial" w:cs="Arial"/>
        </w:rPr>
        <w:br/>
        <w:t>• Identify and flag duplicates</w:t>
      </w:r>
      <w:r w:rsidRPr="006D3001">
        <w:rPr>
          <w:rFonts w:ascii="Arial" w:hAnsi="Arial" w:cs="Arial"/>
        </w:rPr>
        <w:br/>
        <w:t>• Validate registration numbers</w:t>
      </w:r>
      <w:r w:rsidRPr="006D3001">
        <w:rPr>
          <w:rFonts w:ascii="Arial" w:hAnsi="Arial" w:cs="Arial"/>
        </w:rPr>
        <w:br/>
      </w:r>
      <w:r w:rsidRPr="006D3001">
        <w:rPr>
          <w:rFonts w:ascii="Arial" w:hAnsi="Arial" w:cs="Arial"/>
        </w:rPr>
        <w:br/>
      </w:r>
      <w:r w:rsidRPr="007642E3">
        <w:rPr>
          <w:rFonts w:ascii="Arial" w:hAnsi="Arial" w:cs="Arial"/>
          <w:b/>
          <w:bCs/>
        </w:rPr>
        <w:t>Phase 3: Migration Execution</w:t>
      </w:r>
      <w:r w:rsidRPr="006D3001">
        <w:rPr>
          <w:rFonts w:ascii="Arial" w:hAnsi="Arial" w:cs="Arial"/>
        </w:rPr>
        <w:br/>
        <w:t>• Load data in batches</w:t>
      </w:r>
      <w:r w:rsidRPr="006D3001">
        <w:rPr>
          <w:rFonts w:ascii="Arial" w:hAnsi="Arial" w:cs="Arial"/>
        </w:rPr>
        <w:br/>
        <w:t>• Run validation checks</w:t>
      </w:r>
      <w:r w:rsidRPr="006D3001">
        <w:rPr>
          <w:rFonts w:ascii="Arial" w:hAnsi="Arial" w:cs="Arial"/>
        </w:rPr>
        <w:br/>
        <w:t>• Generate migration reports</w:t>
      </w:r>
      <w:r w:rsidRPr="006D3001">
        <w:rPr>
          <w:rFonts w:ascii="Arial" w:hAnsi="Arial" w:cs="Arial"/>
        </w:rPr>
        <w:br/>
        <w:t>• Resolve exceptions</w:t>
      </w:r>
      <w:r w:rsidRPr="006D3001">
        <w:rPr>
          <w:rFonts w:ascii="Arial" w:hAnsi="Arial" w:cs="Arial"/>
        </w:rPr>
        <w:br/>
      </w:r>
      <w:r w:rsidRPr="006D3001">
        <w:rPr>
          <w:rFonts w:ascii="Arial" w:hAnsi="Arial" w:cs="Arial"/>
        </w:rPr>
        <w:br/>
      </w:r>
      <w:r w:rsidRPr="007642E3">
        <w:rPr>
          <w:rFonts w:ascii="Arial" w:hAnsi="Arial" w:cs="Arial"/>
          <w:b/>
          <w:bCs/>
        </w:rPr>
        <w:t>Phase 4: Verification</w:t>
      </w:r>
      <w:r w:rsidRPr="006D3001">
        <w:rPr>
          <w:rFonts w:ascii="Arial" w:hAnsi="Arial" w:cs="Arial"/>
        </w:rPr>
        <w:br/>
        <w:t>• Reconcile record counts</w:t>
      </w:r>
      <w:r w:rsidRPr="006D3001">
        <w:rPr>
          <w:rFonts w:ascii="Arial" w:hAnsi="Arial" w:cs="Arial"/>
        </w:rPr>
        <w:br/>
        <w:t>• Validate data integrity</w:t>
      </w:r>
      <w:r w:rsidRPr="006D3001">
        <w:rPr>
          <w:rFonts w:ascii="Arial" w:hAnsi="Arial" w:cs="Arial"/>
        </w:rPr>
        <w:br/>
        <w:t>• Confirm search functionality</w:t>
      </w:r>
      <w:r w:rsidRPr="006D3001">
        <w:rPr>
          <w:rFonts w:ascii="Arial" w:hAnsi="Arial" w:cs="Arial"/>
        </w:rPr>
        <w:br/>
        <w:t>• Sign-off from business owner</w:t>
      </w:r>
    </w:p>
    <w:p w14:paraId="66918F99" w14:textId="69A0FED7" w:rsidR="00321AC4" w:rsidRPr="00321AC4" w:rsidRDefault="00321AC4" w:rsidP="00321AC4">
      <w:pPr>
        <w:pStyle w:val="Heading1"/>
        <w:numPr>
          <w:ilvl w:val="0"/>
          <w:numId w:val="27"/>
        </w:numPr>
        <w:rPr>
          <w:rFonts w:ascii="Arial" w:hAnsi="Arial" w:cs="Arial"/>
          <w:color w:val="000000" w:themeColor="text1"/>
          <w:sz w:val="32"/>
          <w:szCs w:val="32"/>
        </w:rPr>
      </w:pPr>
      <w:bookmarkStart w:id="11" w:name="_Toc223606410"/>
      <w:r w:rsidRPr="00321AC4">
        <w:rPr>
          <w:rFonts w:ascii="Arial" w:hAnsi="Arial" w:cs="Arial"/>
          <w:color w:val="000000" w:themeColor="text1"/>
          <w:sz w:val="32"/>
          <w:szCs w:val="32"/>
        </w:rPr>
        <w:t>Risk and Mitigation</w:t>
      </w:r>
      <w:bookmarkEnd w:id="11"/>
    </w:p>
    <w:tbl>
      <w:tblPr>
        <w:tblStyle w:val="TableGrid"/>
        <w:tblW w:w="0" w:type="auto"/>
        <w:tblLook w:val="04A0" w:firstRow="1" w:lastRow="0" w:firstColumn="1" w:lastColumn="0" w:noHBand="0" w:noVBand="1"/>
      </w:tblPr>
      <w:tblGrid>
        <w:gridCol w:w="675"/>
        <w:gridCol w:w="2781"/>
        <w:gridCol w:w="1316"/>
        <w:gridCol w:w="999"/>
        <w:gridCol w:w="3016"/>
      </w:tblGrid>
      <w:tr w:rsidR="000255B0" w:rsidRPr="000255B0" w14:paraId="7570243D" w14:textId="77777777" w:rsidTr="000255B0">
        <w:tc>
          <w:tcPr>
            <w:tcW w:w="675" w:type="dxa"/>
            <w:shd w:val="clear" w:color="auto" w:fill="65735C"/>
          </w:tcPr>
          <w:p w14:paraId="0D411987" w14:textId="77777777" w:rsidR="000255B0" w:rsidRPr="000255B0" w:rsidRDefault="000255B0" w:rsidP="00500786">
            <w:pPr>
              <w:rPr>
                <w:rFonts w:ascii="Arial" w:hAnsi="Arial" w:cs="Arial"/>
                <w:color w:val="FFFFFF" w:themeColor="background1"/>
                <w:szCs w:val="24"/>
              </w:rPr>
            </w:pPr>
            <w:r w:rsidRPr="000255B0">
              <w:rPr>
                <w:rFonts w:ascii="Arial" w:hAnsi="Arial" w:cs="Arial"/>
                <w:b/>
                <w:color w:val="FFFFFF" w:themeColor="background1"/>
                <w:szCs w:val="24"/>
              </w:rPr>
              <w:t>ID</w:t>
            </w:r>
          </w:p>
        </w:tc>
        <w:tc>
          <w:tcPr>
            <w:tcW w:w="2781" w:type="dxa"/>
            <w:shd w:val="clear" w:color="auto" w:fill="65735C"/>
          </w:tcPr>
          <w:p w14:paraId="157D0BB0" w14:textId="77777777" w:rsidR="000255B0" w:rsidRPr="000255B0" w:rsidRDefault="000255B0" w:rsidP="00500786">
            <w:pPr>
              <w:rPr>
                <w:rFonts w:ascii="Arial" w:hAnsi="Arial" w:cs="Arial"/>
                <w:color w:val="FFFFFF" w:themeColor="background1"/>
                <w:szCs w:val="24"/>
              </w:rPr>
            </w:pPr>
            <w:r w:rsidRPr="000255B0">
              <w:rPr>
                <w:rFonts w:ascii="Arial" w:hAnsi="Arial" w:cs="Arial"/>
                <w:b/>
                <w:color w:val="FFFFFF" w:themeColor="background1"/>
                <w:szCs w:val="24"/>
              </w:rPr>
              <w:t>Risk</w:t>
            </w:r>
          </w:p>
        </w:tc>
        <w:tc>
          <w:tcPr>
            <w:tcW w:w="1216" w:type="dxa"/>
            <w:shd w:val="clear" w:color="auto" w:fill="65735C"/>
          </w:tcPr>
          <w:p w14:paraId="793628E3" w14:textId="77777777" w:rsidR="000255B0" w:rsidRPr="000255B0" w:rsidRDefault="000255B0" w:rsidP="00500786">
            <w:pPr>
              <w:rPr>
                <w:rFonts w:ascii="Arial" w:hAnsi="Arial" w:cs="Arial"/>
                <w:color w:val="FFFFFF" w:themeColor="background1"/>
                <w:szCs w:val="24"/>
              </w:rPr>
            </w:pPr>
            <w:r w:rsidRPr="000255B0">
              <w:rPr>
                <w:rFonts w:ascii="Arial" w:hAnsi="Arial" w:cs="Arial"/>
                <w:b/>
                <w:color w:val="FFFFFF" w:themeColor="background1"/>
                <w:szCs w:val="24"/>
              </w:rPr>
              <w:t>Likelihood</w:t>
            </w:r>
          </w:p>
        </w:tc>
        <w:tc>
          <w:tcPr>
            <w:tcW w:w="965" w:type="dxa"/>
            <w:shd w:val="clear" w:color="auto" w:fill="65735C"/>
          </w:tcPr>
          <w:p w14:paraId="2DCB9762" w14:textId="77777777" w:rsidR="000255B0" w:rsidRPr="000255B0" w:rsidRDefault="000255B0" w:rsidP="00500786">
            <w:pPr>
              <w:rPr>
                <w:rFonts w:ascii="Arial" w:hAnsi="Arial" w:cs="Arial"/>
                <w:color w:val="FFFFFF" w:themeColor="background1"/>
                <w:szCs w:val="24"/>
              </w:rPr>
            </w:pPr>
            <w:r w:rsidRPr="000255B0">
              <w:rPr>
                <w:rFonts w:ascii="Arial" w:hAnsi="Arial" w:cs="Arial"/>
                <w:b/>
                <w:color w:val="FFFFFF" w:themeColor="background1"/>
                <w:szCs w:val="24"/>
              </w:rPr>
              <w:t>Impact</w:t>
            </w:r>
          </w:p>
        </w:tc>
        <w:tc>
          <w:tcPr>
            <w:tcW w:w="3016" w:type="dxa"/>
            <w:shd w:val="clear" w:color="auto" w:fill="65735C"/>
          </w:tcPr>
          <w:p w14:paraId="767B5B72" w14:textId="77777777" w:rsidR="000255B0" w:rsidRPr="000255B0" w:rsidRDefault="000255B0" w:rsidP="00500786">
            <w:pPr>
              <w:rPr>
                <w:rFonts w:ascii="Arial" w:hAnsi="Arial" w:cs="Arial"/>
                <w:color w:val="FFFFFF" w:themeColor="background1"/>
                <w:szCs w:val="24"/>
              </w:rPr>
            </w:pPr>
            <w:r w:rsidRPr="000255B0">
              <w:rPr>
                <w:rFonts w:ascii="Arial" w:hAnsi="Arial" w:cs="Arial"/>
                <w:b/>
                <w:color w:val="FFFFFF" w:themeColor="background1"/>
                <w:szCs w:val="24"/>
              </w:rPr>
              <w:t>Mitigation</w:t>
            </w:r>
          </w:p>
        </w:tc>
      </w:tr>
      <w:tr w:rsidR="000255B0" w:rsidRPr="000255B0" w14:paraId="5FA29815" w14:textId="77777777" w:rsidTr="000255B0">
        <w:tc>
          <w:tcPr>
            <w:tcW w:w="675" w:type="dxa"/>
          </w:tcPr>
          <w:p w14:paraId="6A2B33DD" w14:textId="77777777" w:rsidR="000255B0" w:rsidRPr="000255B0" w:rsidRDefault="000255B0" w:rsidP="00500786">
            <w:pPr>
              <w:rPr>
                <w:rFonts w:ascii="Arial" w:hAnsi="Arial" w:cs="Arial"/>
                <w:szCs w:val="24"/>
              </w:rPr>
            </w:pPr>
            <w:r w:rsidRPr="000255B0">
              <w:rPr>
                <w:rFonts w:ascii="Arial" w:hAnsi="Arial" w:cs="Arial"/>
                <w:szCs w:val="24"/>
              </w:rPr>
              <w:t>R1</w:t>
            </w:r>
          </w:p>
        </w:tc>
        <w:tc>
          <w:tcPr>
            <w:tcW w:w="2781" w:type="dxa"/>
          </w:tcPr>
          <w:p w14:paraId="1671A14B" w14:textId="77777777" w:rsidR="000255B0" w:rsidRPr="000255B0" w:rsidRDefault="000255B0" w:rsidP="00500786">
            <w:pPr>
              <w:rPr>
                <w:rFonts w:ascii="Arial" w:hAnsi="Arial" w:cs="Arial"/>
                <w:szCs w:val="24"/>
              </w:rPr>
            </w:pPr>
            <w:r w:rsidRPr="000255B0">
              <w:rPr>
                <w:rFonts w:ascii="Arial" w:hAnsi="Arial" w:cs="Arial"/>
                <w:szCs w:val="24"/>
              </w:rPr>
              <w:t>Data quality issues in source datasets</w:t>
            </w:r>
          </w:p>
        </w:tc>
        <w:tc>
          <w:tcPr>
            <w:tcW w:w="1216" w:type="dxa"/>
          </w:tcPr>
          <w:p w14:paraId="20458554" w14:textId="77777777" w:rsidR="000255B0" w:rsidRPr="000255B0" w:rsidRDefault="000255B0" w:rsidP="00500786">
            <w:pPr>
              <w:rPr>
                <w:rFonts w:ascii="Arial" w:hAnsi="Arial" w:cs="Arial"/>
                <w:szCs w:val="24"/>
              </w:rPr>
            </w:pPr>
            <w:r w:rsidRPr="000255B0">
              <w:rPr>
                <w:rFonts w:ascii="Arial" w:hAnsi="Arial" w:cs="Arial"/>
                <w:szCs w:val="24"/>
              </w:rPr>
              <w:t>High</w:t>
            </w:r>
          </w:p>
        </w:tc>
        <w:tc>
          <w:tcPr>
            <w:tcW w:w="965" w:type="dxa"/>
          </w:tcPr>
          <w:p w14:paraId="26189B25"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3016" w:type="dxa"/>
          </w:tcPr>
          <w:p w14:paraId="190493B0" w14:textId="77777777" w:rsidR="000255B0" w:rsidRPr="000255B0" w:rsidRDefault="000255B0" w:rsidP="00500786">
            <w:pPr>
              <w:rPr>
                <w:rFonts w:ascii="Arial" w:hAnsi="Arial" w:cs="Arial"/>
                <w:szCs w:val="24"/>
              </w:rPr>
            </w:pPr>
            <w:r w:rsidRPr="000255B0">
              <w:rPr>
                <w:rFonts w:ascii="Arial" w:hAnsi="Arial" w:cs="Arial"/>
                <w:szCs w:val="24"/>
              </w:rPr>
              <w:t>Data validation rules; cleansing processes; early data review</w:t>
            </w:r>
          </w:p>
        </w:tc>
      </w:tr>
      <w:tr w:rsidR="000255B0" w:rsidRPr="000255B0" w14:paraId="7E9EA9F6" w14:textId="77777777" w:rsidTr="000255B0">
        <w:tc>
          <w:tcPr>
            <w:tcW w:w="675" w:type="dxa"/>
          </w:tcPr>
          <w:p w14:paraId="7BB152F7" w14:textId="77777777" w:rsidR="000255B0" w:rsidRPr="000255B0" w:rsidRDefault="000255B0" w:rsidP="00500786">
            <w:pPr>
              <w:rPr>
                <w:rFonts w:ascii="Arial" w:hAnsi="Arial" w:cs="Arial"/>
                <w:szCs w:val="24"/>
              </w:rPr>
            </w:pPr>
            <w:r w:rsidRPr="000255B0">
              <w:rPr>
                <w:rFonts w:ascii="Arial" w:hAnsi="Arial" w:cs="Arial"/>
                <w:szCs w:val="24"/>
              </w:rPr>
              <w:t>R2</w:t>
            </w:r>
          </w:p>
        </w:tc>
        <w:tc>
          <w:tcPr>
            <w:tcW w:w="2781" w:type="dxa"/>
          </w:tcPr>
          <w:p w14:paraId="5CC8B8CD" w14:textId="77777777" w:rsidR="000255B0" w:rsidRPr="000255B0" w:rsidRDefault="000255B0" w:rsidP="00500786">
            <w:pPr>
              <w:rPr>
                <w:rFonts w:ascii="Arial" w:hAnsi="Arial" w:cs="Arial"/>
                <w:szCs w:val="24"/>
              </w:rPr>
            </w:pPr>
            <w:r w:rsidRPr="000255B0">
              <w:rPr>
                <w:rFonts w:ascii="Arial" w:hAnsi="Arial" w:cs="Arial"/>
                <w:szCs w:val="24"/>
              </w:rPr>
              <w:t>Integration challenges with M365</w:t>
            </w:r>
          </w:p>
        </w:tc>
        <w:tc>
          <w:tcPr>
            <w:tcW w:w="1216" w:type="dxa"/>
          </w:tcPr>
          <w:p w14:paraId="1B66800B"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965" w:type="dxa"/>
          </w:tcPr>
          <w:p w14:paraId="464AEB3B"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3016" w:type="dxa"/>
          </w:tcPr>
          <w:p w14:paraId="432F09FB" w14:textId="77777777" w:rsidR="000255B0" w:rsidRPr="000255B0" w:rsidRDefault="000255B0" w:rsidP="00500786">
            <w:pPr>
              <w:rPr>
                <w:rFonts w:ascii="Arial" w:hAnsi="Arial" w:cs="Arial"/>
                <w:szCs w:val="24"/>
              </w:rPr>
            </w:pPr>
            <w:r w:rsidRPr="000255B0">
              <w:rPr>
                <w:rFonts w:ascii="Arial" w:hAnsi="Arial" w:cs="Arial"/>
                <w:szCs w:val="24"/>
              </w:rPr>
              <w:t>Early integration testing; Microsoft support engagement</w:t>
            </w:r>
          </w:p>
        </w:tc>
      </w:tr>
      <w:tr w:rsidR="000255B0" w:rsidRPr="000255B0" w14:paraId="215116D9" w14:textId="77777777" w:rsidTr="000255B0">
        <w:tc>
          <w:tcPr>
            <w:tcW w:w="675" w:type="dxa"/>
          </w:tcPr>
          <w:p w14:paraId="27EB4305" w14:textId="77777777" w:rsidR="000255B0" w:rsidRPr="000255B0" w:rsidRDefault="000255B0" w:rsidP="00500786">
            <w:pPr>
              <w:rPr>
                <w:rFonts w:ascii="Arial" w:hAnsi="Arial" w:cs="Arial"/>
                <w:szCs w:val="24"/>
              </w:rPr>
            </w:pPr>
            <w:r w:rsidRPr="000255B0">
              <w:rPr>
                <w:rFonts w:ascii="Arial" w:hAnsi="Arial" w:cs="Arial"/>
                <w:szCs w:val="24"/>
              </w:rPr>
              <w:t>R3</w:t>
            </w:r>
          </w:p>
        </w:tc>
        <w:tc>
          <w:tcPr>
            <w:tcW w:w="2781" w:type="dxa"/>
          </w:tcPr>
          <w:p w14:paraId="0776EC03" w14:textId="77777777" w:rsidR="000255B0" w:rsidRPr="000255B0" w:rsidRDefault="000255B0" w:rsidP="00500786">
            <w:pPr>
              <w:rPr>
                <w:rFonts w:ascii="Arial" w:hAnsi="Arial" w:cs="Arial"/>
                <w:szCs w:val="24"/>
              </w:rPr>
            </w:pPr>
            <w:r w:rsidRPr="000255B0">
              <w:rPr>
                <w:rFonts w:ascii="Arial" w:hAnsi="Arial" w:cs="Arial"/>
                <w:szCs w:val="24"/>
              </w:rPr>
              <w:t>Scope creep during development</w:t>
            </w:r>
          </w:p>
        </w:tc>
        <w:tc>
          <w:tcPr>
            <w:tcW w:w="1216" w:type="dxa"/>
          </w:tcPr>
          <w:p w14:paraId="7848F6B8" w14:textId="77777777" w:rsidR="000255B0" w:rsidRPr="000255B0" w:rsidRDefault="000255B0" w:rsidP="00500786">
            <w:pPr>
              <w:rPr>
                <w:rFonts w:ascii="Arial" w:hAnsi="Arial" w:cs="Arial"/>
                <w:szCs w:val="24"/>
              </w:rPr>
            </w:pPr>
            <w:r w:rsidRPr="000255B0">
              <w:rPr>
                <w:rFonts w:ascii="Arial" w:hAnsi="Arial" w:cs="Arial"/>
                <w:szCs w:val="24"/>
              </w:rPr>
              <w:t>High</w:t>
            </w:r>
          </w:p>
        </w:tc>
        <w:tc>
          <w:tcPr>
            <w:tcW w:w="965" w:type="dxa"/>
          </w:tcPr>
          <w:p w14:paraId="222DE390"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3016" w:type="dxa"/>
          </w:tcPr>
          <w:p w14:paraId="557FC262" w14:textId="77777777" w:rsidR="000255B0" w:rsidRPr="000255B0" w:rsidRDefault="000255B0" w:rsidP="00500786">
            <w:pPr>
              <w:rPr>
                <w:rFonts w:ascii="Arial" w:hAnsi="Arial" w:cs="Arial"/>
                <w:szCs w:val="24"/>
              </w:rPr>
            </w:pPr>
            <w:r w:rsidRPr="000255B0">
              <w:rPr>
                <w:rFonts w:ascii="Arial" w:hAnsi="Arial" w:cs="Arial"/>
                <w:szCs w:val="24"/>
              </w:rPr>
              <w:t>Strict change control; backlog management; clear boundaries</w:t>
            </w:r>
          </w:p>
        </w:tc>
      </w:tr>
      <w:tr w:rsidR="000255B0" w:rsidRPr="000255B0" w14:paraId="1B3B964A" w14:textId="77777777" w:rsidTr="000255B0">
        <w:tc>
          <w:tcPr>
            <w:tcW w:w="675" w:type="dxa"/>
          </w:tcPr>
          <w:p w14:paraId="3EE6563A" w14:textId="77777777" w:rsidR="000255B0" w:rsidRPr="000255B0" w:rsidRDefault="000255B0" w:rsidP="00500786">
            <w:pPr>
              <w:rPr>
                <w:rFonts w:ascii="Arial" w:hAnsi="Arial" w:cs="Arial"/>
                <w:szCs w:val="24"/>
              </w:rPr>
            </w:pPr>
            <w:r w:rsidRPr="000255B0">
              <w:rPr>
                <w:rFonts w:ascii="Arial" w:hAnsi="Arial" w:cs="Arial"/>
                <w:szCs w:val="24"/>
              </w:rPr>
              <w:t>R4</w:t>
            </w:r>
          </w:p>
        </w:tc>
        <w:tc>
          <w:tcPr>
            <w:tcW w:w="2781" w:type="dxa"/>
          </w:tcPr>
          <w:p w14:paraId="2586CF48" w14:textId="77777777" w:rsidR="000255B0" w:rsidRPr="000255B0" w:rsidRDefault="000255B0" w:rsidP="00500786">
            <w:pPr>
              <w:rPr>
                <w:rFonts w:ascii="Arial" w:hAnsi="Arial" w:cs="Arial"/>
                <w:szCs w:val="24"/>
              </w:rPr>
            </w:pPr>
            <w:r w:rsidRPr="000255B0">
              <w:rPr>
                <w:rFonts w:ascii="Arial" w:hAnsi="Arial" w:cs="Arial"/>
                <w:szCs w:val="24"/>
              </w:rPr>
              <w:t>SP delivery delays</w:t>
            </w:r>
          </w:p>
        </w:tc>
        <w:tc>
          <w:tcPr>
            <w:tcW w:w="1216" w:type="dxa"/>
          </w:tcPr>
          <w:p w14:paraId="3FCAB953"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965" w:type="dxa"/>
          </w:tcPr>
          <w:p w14:paraId="5F347985" w14:textId="77777777" w:rsidR="000255B0" w:rsidRPr="000255B0" w:rsidRDefault="000255B0" w:rsidP="00500786">
            <w:pPr>
              <w:rPr>
                <w:rFonts w:ascii="Arial" w:hAnsi="Arial" w:cs="Arial"/>
                <w:szCs w:val="24"/>
              </w:rPr>
            </w:pPr>
            <w:r w:rsidRPr="000255B0">
              <w:rPr>
                <w:rFonts w:ascii="Arial" w:hAnsi="Arial" w:cs="Arial"/>
                <w:szCs w:val="24"/>
              </w:rPr>
              <w:t>High</w:t>
            </w:r>
          </w:p>
        </w:tc>
        <w:tc>
          <w:tcPr>
            <w:tcW w:w="3016" w:type="dxa"/>
          </w:tcPr>
          <w:p w14:paraId="7B26D162" w14:textId="77777777" w:rsidR="000255B0" w:rsidRPr="000255B0" w:rsidRDefault="000255B0" w:rsidP="00500786">
            <w:pPr>
              <w:rPr>
                <w:rFonts w:ascii="Arial" w:hAnsi="Arial" w:cs="Arial"/>
                <w:szCs w:val="24"/>
              </w:rPr>
            </w:pPr>
            <w:r w:rsidRPr="000255B0">
              <w:rPr>
                <w:rFonts w:ascii="Arial" w:hAnsi="Arial" w:cs="Arial"/>
                <w:szCs w:val="24"/>
              </w:rPr>
              <w:t>Milestone payments; clear SLAs; regular monitoring</w:t>
            </w:r>
          </w:p>
        </w:tc>
      </w:tr>
      <w:tr w:rsidR="000255B0" w:rsidRPr="000255B0" w14:paraId="0F056AEE" w14:textId="77777777" w:rsidTr="000255B0">
        <w:tc>
          <w:tcPr>
            <w:tcW w:w="675" w:type="dxa"/>
          </w:tcPr>
          <w:p w14:paraId="580147C2" w14:textId="77777777" w:rsidR="000255B0" w:rsidRPr="000255B0" w:rsidRDefault="000255B0" w:rsidP="00500786">
            <w:pPr>
              <w:rPr>
                <w:rFonts w:ascii="Arial" w:hAnsi="Arial" w:cs="Arial"/>
                <w:szCs w:val="24"/>
              </w:rPr>
            </w:pPr>
            <w:r w:rsidRPr="000255B0">
              <w:rPr>
                <w:rFonts w:ascii="Arial" w:hAnsi="Arial" w:cs="Arial"/>
                <w:szCs w:val="24"/>
              </w:rPr>
              <w:t>R5</w:t>
            </w:r>
          </w:p>
        </w:tc>
        <w:tc>
          <w:tcPr>
            <w:tcW w:w="2781" w:type="dxa"/>
          </w:tcPr>
          <w:p w14:paraId="442AC421" w14:textId="77777777" w:rsidR="000255B0" w:rsidRPr="000255B0" w:rsidRDefault="000255B0" w:rsidP="00500786">
            <w:pPr>
              <w:rPr>
                <w:rFonts w:ascii="Arial" w:hAnsi="Arial" w:cs="Arial"/>
                <w:szCs w:val="24"/>
              </w:rPr>
            </w:pPr>
            <w:r w:rsidRPr="000255B0">
              <w:rPr>
                <w:rFonts w:ascii="Arial" w:hAnsi="Arial" w:cs="Arial"/>
                <w:szCs w:val="24"/>
              </w:rPr>
              <w:t>Resource availability (Kagiso side)</w:t>
            </w:r>
          </w:p>
        </w:tc>
        <w:tc>
          <w:tcPr>
            <w:tcW w:w="1216" w:type="dxa"/>
          </w:tcPr>
          <w:p w14:paraId="37B2F9FC"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965" w:type="dxa"/>
          </w:tcPr>
          <w:p w14:paraId="682D03C6"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3016" w:type="dxa"/>
          </w:tcPr>
          <w:p w14:paraId="21F6AADB" w14:textId="77777777" w:rsidR="000255B0" w:rsidRPr="000255B0" w:rsidRDefault="000255B0" w:rsidP="00500786">
            <w:pPr>
              <w:rPr>
                <w:rFonts w:ascii="Arial" w:hAnsi="Arial" w:cs="Arial"/>
                <w:szCs w:val="24"/>
              </w:rPr>
            </w:pPr>
            <w:r w:rsidRPr="000255B0">
              <w:rPr>
                <w:rFonts w:ascii="Arial" w:hAnsi="Arial" w:cs="Arial"/>
                <w:szCs w:val="24"/>
              </w:rPr>
              <w:t xml:space="preserve">Early calendar </w:t>
            </w:r>
            <w:proofErr w:type="gramStart"/>
            <w:r w:rsidRPr="000255B0">
              <w:rPr>
                <w:rFonts w:ascii="Arial" w:hAnsi="Arial" w:cs="Arial"/>
                <w:szCs w:val="24"/>
              </w:rPr>
              <w:t>blocking;</w:t>
            </w:r>
            <w:proofErr w:type="gramEnd"/>
            <w:r w:rsidRPr="000255B0">
              <w:rPr>
                <w:rFonts w:ascii="Arial" w:hAnsi="Arial" w:cs="Arial"/>
                <w:szCs w:val="24"/>
              </w:rPr>
              <w:t xml:space="preserve"> backup personnel identified</w:t>
            </w:r>
          </w:p>
        </w:tc>
      </w:tr>
      <w:tr w:rsidR="000255B0" w:rsidRPr="000255B0" w14:paraId="4C8ED21C" w14:textId="77777777" w:rsidTr="000255B0">
        <w:tc>
          <w:tcPr>
            <w:tcW w:w="675" w:type="dxa"/>
          </w:tcPr>
          <w:p w14:paraId="5DE3D7FE" w14:textId="77777777" w:rsidR="000255B0" w:rsidRPr="000255B0" w:rsidRDefault="000255B0" w:rsidP="00500786">
            <w:pPr>
              <w:rPr>
                <w:rFonts w:ascii="Arial" w:hAnsi="Arial" w:cs="Arial"/>
                <w:szCs w:val="24"/>
              </w:rPr>
            </w:pPr>
            <w:r w:rsidRPr="000255B0">
              <w:rPr>
                <w:rFonts w:ascii="Arial" w:hAnsi="Arial" w:cs="Arial"/>
                <w:szCs w:val="24"/>
              </w:rPr>
              <w:t>R6</w:t>
            </w:r>
          </w:p>
        </w:tc>
        <w:tc>
          <w:tcPr>
            <w:tcW w:w="2781" w:type="dxa"/>
          </w:tcPr>
          <w:p w14:paraId="08E21992" w14:textId="77777777" w:rsidR="000255B0" w:rsidRPr="000255B0" w:rsidRDefault="000255B0" w:rsidP="00500786">
            <w:pPr>
              <w:rPr>
                <w:rFonts w:ascii="Arial" w:hAnsi="Arial" w:cs="Arial"/>
                <w:szCs w:val="24"/>
              </w:rPr>
            </w:pPr>
            <w:r w:rsidRPr="000255B0">
              <w:rPr>
                <w:rFonts w:ascii="Arial" w:hAnsi="Arial" w:cs="Arial"/>
                <w:szCs w:val="24"/>
              </w:rPr>
              <w:t>UAT timeline compression</w:t>
            </w:r>
          </w:p>
        </w:tc>
        <w:tc>
          <w:tcPr>
            <w:tcW w:w="1216" w:type="dxa"/>
          </w:tcPr>
          <w:p w14:paraId="64FBB7E6"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965" w:type="dxa"/>
          </w:tcPr>
          <w:p w14:paraId="27CAE5CC" w14:textId="77777777" w:rsidR="000255B0" w:rsidRPr="000255B0" w:rsidRDefault="000255B0" w:rsidP="00500786">
            <w:pPr>
              <w:rPr>
                <w:rFonts w:ascii="Arial" w:hAnsi="Arial" w:cs="Arial"/>
                <w:szCs w:val="24"/>
              </w:rPr>
            </w:pPr>
            <w:r w:rsidRPr="000255B0">
              <w:rPr>
                <w:rFonts w:ascii="Arial" w:hAnsi="Arial" w:cs="Arial"/>
                <w:szCs w:val="24"/>
              </w:rPr>
              <w:t>Medium</w:t>
            </w:r>
          </w:p>
        </w:tc>
        <w:tc>
          <w:tcPr>
            <w:tcW w:w="3016" w:type="dxa"/>
          </w:tcPr>
          <w:p w14:paraId="2DDE8486" w14:textId="77777777" w:rsidR="000255B0" w:rsidRPr="000255B0" w:rsidRDefault="000255B0" w:rsidP="00500786">
            <w:pPr>
              <w:rPr>
                <w:rFonts w:ascii="Arial" w:hAnsi="Arial" w:cs="Arial"/>
                <w:szCs w:val="24"/>
              </w:rPr>
            </w:pPr>
            <w:r w:rsidRPr="000255B0">
              <w:rPr>
                <w:rFonts w:ascii="Arial" w:hAnsi="Arial" w:cs="Arial"/>
                <w:szCs w:val="24"/>
              </w:rPr>
              <w:t>UAT planning from project start; test case preparation early</w:t>
            </w:r>
          </w:p>
        </w:tc>
      </w:tr>
    </w:tbl>
    <w:p w14:paraId="0036CE68" w14:textId="48ADDECA" w:rsidR="00E22D3A" w:rsidRDefault="00E22D3A" w:rsidP="00E22D3A">
      <w:pPr>
        <w:rPr>
          <w:rFonts w:ascii="Arial" w:hAnsi="Arial" w:cs="Arial"/>
        </w:rPr>
      </w:pPr>
    </w:p>
    <w:p w14:paraId="6E6FBCA3" w14:textId="69F7AF47" w:rsidR="00FE6F4E" w:rsidRDefault="00664B56" w:rsidP="00AF6950">
      <w:pPr>
        <w:pStyle w:val="Heading1"/>
        <w:numPr>
          <w:ilvl w:val="0"/>
          <w:numId w:val="27"/>
        </w:numPr>
        <w:ind w:left="567" w:hanging="567"/>
        <w:rPr>
          <w:rFonts w:ascii="Arial" w:hAnsi="Arial" w:cs="Arial"/>
          <w:color w:val="000000" w:themeColor="text1"/>
          <w:sz w:val="32"/>
          <w:szCs w:val="32"/>
        </w:rPr>
      </w:pPr>
      <w:bookmarkStart w:id="12" w:name="_Toc223606411"/>
      <w:r>
        <w:rPr>
          <w:rFonts w:ascii="Arial" w:hAnsi="Arial" w:cs="Arial"/>
          <w:color w:val="000000" w:themeColor="text1"/>
          <w:sz w:val="32"/>
          <w:szCs w:val="32"/>
        </w:rPr>
        <w:lastRenderedPageBreak/>
        <w:t>I</w:t>
      </w:r>
      <w:r w:rsidR="00904021" w:rsidRPr="00904021">
        <w:rPr>
          <w:rFonts w:ascii="Arial" w:hAnsi="Arial" w:cs="Arial"/>
          <w:color w:val="000000" w:themeColor="text1"/>
          <w:sz w:val="32"/>
          <w:szCs w:val="32"/>
        </w:rPr>
        <w:t>mplementation Plan</w:t>
      </w:r>
      <w:bookmarkEnd w:id="12"/>
    </w:p>
    <w:p w14:paraId="1DF0116D" w14:textId="61C02DD5" w:rsidR="00D024DC" w:rsidRPr="00AF6950" w:rsidRDefault="001F47FE" w:rsidP="00AF6950">
      <w:pPr>
        <w:pStyle w:val="ListParagraph"/>
        <w:numPr>
          <w:ilvl w:val="1"/>
          <w:numId w:val="27"/>
        </w:numPr>
        <w:rPr>
          <w:rFonts w:ascii="Arial" w:hAnsi="Arial" w:cs="Arial"/>
          <w:b/>
          <w:bCs/>
          <w:sz w:val="28"/>
          <w:szCs w:val="28"/>
        </w:rPr>
      </w:pPr>
      <w:r w:rsidRPr="00AF6950">
        <w:rPr>
          <w:rFonts w:ascii="Arial" w:hAnsi="Arial" w:cs="Arial"/>
          <w:b/>
          <w:bCs/>
          <w:sz w:val="28"/>
          <w:szCs w:val="28"/>
        </w:rPr>
        <w:t xml:space="preserve">High Level Implementation </w:t>
      </w:r>
      <w:r w:rsidR="00D024DC" w:rsidRPr="00AF6950">
        <w:rPr>
          <w:rFonts w:ascii="Arial" w:hAnsi="Arial" w:cs="Arial"/>
          <w:b/>
          <w:bCs/>
          <w:sz w:val="28"/>
          <w:szCs w:val="28"/>
        </w:rPr>
        <w:t>Database a</w:t>
      </w:r>
      <w:r w:rsidRPr="00AF6950">
        <w:rPr>
          <w:rFonts w:ascii="Arial" w:hAnsi="Arial" w:cs="Arial"/>
          <w:b/>
          <w:bCs/>
          <w:sz w:val="28"/>
          <w:szCs w:val="28"/>
        </w:rPr>
        <w:t>nd Trading Hub</w:t>
      </w:r>
    </w:p>
    <w:tbl>
      <w:tblPr>
        <w:tblStyle w:val="TableGrid"/>
        <w:tblW w:w="0" w:type="auto"/>
        <w:tblLook w:val="04A0" w:firstRow="1" w:lastRow="0" w:firstColumn="1" w:lastColumn="0" w:noHBand="0" w:noVBand="1"/>
      </w:tblPr>
      <w:tblGrid>
        <w:gridCol w:w="2160"/>
        <w:gridCol w:w="1350"/>
        <w:gridCol w:w="2970"/>
        <w:gridCol w:w="2160"/>
      </w:tblGrid>
      <w:tr w:rsidR="005A0175" w:rsidRPr="005A0175" w14:paraId="06CD2CBC" w14:textId="77777777" w:rsidTr="00500786">
        <w:tc>
          <w:tcPr>
            <w:tcW w:w="2160" w:type="dxa"/>
            <w:shd w:val="clear" w:color="auto" w:fill="65735C"/>
          </w:tcPr>
          <w:p w14:paraId="4D8AE003" w14:textId="77777777" w:rsidR="005A0175" w:rsidRPr="005A0175" w:rsidRDefault="005A0175" w:rsidP="00500786">
            <w:pPr>
              <w:rPr>
                <w:rFonts w:ascii="Arial" w:hAnsi="Arial" w:cs="Arial"/>
                <w:color w:val="FFFFFF" w:themeColor="background1"/>
              </w:rPr>
            </w:pPr>
            <w:r w:rsidRPr="005A0175">
              <w:rPr>
                <w:rFonts w:ascii="Arial" w:hAnsi="Arial" w:cs="Arial"/>
                <w:b/>
                <w:color w:val="FFFFFF" w:themeColor="background1"/>
              </w:rPr>
              <w:t>Phase</w:t>
            </w:r>
          </w:p>
        </w:tc>
        <w:tc>
          <w:tcPr>
            <w:tcW w:w="1350" w:type="dxa"/>
            <w:shd w:val="clear" w:color="auto" w:fill="65735C"/>
          </w:tcPr>
          <w:p w14:paraId="63C0AD14" w14:textId="77777777" w:rsidR="005A0175" w:rsidRPr="005A0175" w:rsidRDefault="005A0175" w:rsidP="00500786">
            <w:pPr>
              <w:rPr>
                <w:rFonts w:ascii="Arial" w:hAnsi="Arial" w:cs="Arial"/>
                <w:color w:val="FFFFFF" w:themeColor="background1"/>
              </w:rPr>
            </w:pPr>
            <w:r w:rsidRPr="005A0175">
              <w:rPr>
                <w:rFonts w:ascii="Arial" w:hAnsi="Arial" w:cs="Arial"/>
                <w:b/>
                <w:color w:val="FFFFFF" w:themeColor="background1"/>
              </w:rPr>
              <w:t>Duration</w:t>
            </w:r>
          </w:p>
        </w:tc>
        <w:tc>
          <w:tcPr>
            <w:tcW w:w="2970" w:type="dxa"/>
            <w:shd w:val="clear" w:color="auto" w:fill="65735C"/>
          </w:tcPr>
          <w:p w14:paraId="71BCB7DF" w14:textId="77777777" w:rsidR="005A0175" w:rsidRPr="005A0175" w:rsidRDefault="005A0175" w:rsidP="00500786">
            <w:pPr>
              <w:rPr>
                <w:rFonts w:ascii="Arial" w:hAnsi="Arial" w:cs="Arial"/>
                <w:color w:val="FFFFFF" w:themeColor="background1"/>
              </w:rPr>
            </w:pPr>
            <w:r w:rsidRPr="005A0175">
              <w:rPr>
                <w:rFonts w:ascii="Arial" w:hAnsi="Arial" w:cs="Arial"/>
                <w:b/>
                <w:color w:val="FFFFFF" w:themeColor="background1"/>
              </w:rPr>
              <w:t>Key Activities</w:t>
            </w:r>
          </w:p>
        </w:tc>
        <w:tc>
          <w:tcPr>
            <w:tcW w:w="2160" w:type="dxa"/>
            <w:shd w:val="clear" w:color="auto" w:fill="65735C"/>
          </w:tcPr>
          <w:p w14:paraId="6FE6DD85" w14:textId="77777777" w:rsidR="005A0175" w:rsidRPr="005A0175" w:rsidRDefault="005A0175" w:rsidP="00500786">
            <w:pPr>
              <w:rPr>
                <w:rFonts w:ascii="Arial" w:hAnsi="Arial" w:cs="Arial"/>
                <w:color w:val="FFFFFF" w:themeColor="background1"/>
              </w:rPr>
            </w:pPr>
            <w:r w:rsidRPr="005A0175">
              <w:rPr>
                <w:rFonts w:ascii="Arial" w:hAnsi="Arial" w:cs="Arial"/>
                <w:b/>
                <w:color w:val="FFFFFF" w:themeColor="background1"/>
              </w:rPr>
              <w:t>Deliverables</w:t>
            </w:r>
          </w:p>
        </w:tc>
      </w:tr>
      <w:tr w:rsidR="005A0175" w:rsidRPr="005A0175" w14:paraId="2C9F3BFA" w14:textId="77777777" w:rsidTr="00500786">
        <w:tc>
          <w:tcPr>
            <w:tcW w:w="2160" w:type="dxa"/>
            <w:shd w:val="clear" w:color="auto" w:fill="D56C38"/>
          </w:tcPr>
          <w:p w14:paraId="0839CDB1" w14:textId="77777777" w:rsidR="005A0175" w:rsidRPr="005A0175" w:rsidRDefault="005A0175" w:rsidP="00500786">
            <w:pPr>
              <w:rPr>
                <w:rFonts w:ascii="Arial" w:hAnsi="Arial" w:cs="Arial"/>
                <w:b/>
                <w:bCs/>
                <w:color w:val="FFFFFF" w:themeColor="background1"/>
              </w:rPr>
            </w:pPr>
            <w:r w:rsidRPr="005A0175">
              <w:rPr>
                <w:rFonts w:ascii="Arial" w:hAnsi="Arial" w:cs="Arial"/>
                <w:b/>
                <w:bCs/>
                <w:color w:val="FFFFFF" w:themeColor="background1"/>
              </w:rPr>
              <w:t>Database Development</w:t>
            </w:r>
          </w:p>
        </w:tc>
        <w:tc>
          <w:tcPr>
            <w:tcW w:w="1350" w:type="dxa"/>
          </w:tcPr>
          <w:p w14:paraId="2C94A4EB" w14:textId="77777777" w:rsidR="005A0175" w:rsidRPr="005A0175" w:rsidRDefault="005A0175" w:rsidP="00500786">
            <w:pPr>
              <w:rPr>
                <w:rFonts w:ascii="Arial" w:hAnsi="Arial" w:cs="Arial"/>
              </w:rPr>
            </w:pPr>
            <w:r w:rsidRPr="005A0175">
              <w:rPr>
                <w:rFonts w:ascii="Arial" w:hAnsi="Arial" w:cs="Arial"/>
              </w:rPr>
              <w:t>Mar 2026</w:t>
            </w:r>
            <w:r w:rsidRPr="005A0175">
              <w:rPr>
                <w:rFonts w:ascii="Arial" w:hAnsi="Arial" w:cs="Arial"/>
              </w:rPr>
              <w:br/>
            </w:r>
          </w:p>
        </w:tc>
        <w:tc>
          <w:tcPr>
            <w:tcW w:w="2970" w:type="dxa"/>
          </w:tcPr>
          <w:p w14:paraId="5D8785E3" w14:textId="77777777" w:rsidR="005A0175" w:rsidRPr="005A0175" w:rsidRDefault="005A0175" w:rsidP="00500786">
            <w:pPr>
              <w:rPr>
                <w:rFonts w:ascii="Arial" w:hAnsi="Arial" w:cs="Arial"/>
              </w:rPr>
            </w:pPr>
            <w:r w:rsidRPr="005A0175">
              <w:rPr>
                <w:rFonts w:ascii="Arial" w:hAnsi="Arial" w:cs="Arial"/>
              </w:rPr>
              <w:t>Data pipeline development</w:t>
            </w:r>
            <w:r w:rsidRPr="005A0175">
              <w:rPr>
                <w:rFonts w:ascii="Arial" w:hAnsi="Arial" w:cs="Arial"/>
              </w:rPr>
              <w:br/>
              <w:t>UI development</w:t>
            </w:r>
            <w:r w:rsidRPr="005A0175">
              <w:rPr>
                <w:rFonts w:ascii="Arial" w:hAnsi="Arial" w:cs="Arial"/>
              </w:rPr>
              <w:br/>
              <w:t>M365 integration</w:t>
            </w:r>
          </w:p>
        </w:tc>
        <w:tc>
          <w:tcPr>
            <w:tcW w:w="2160" w:type="dxa"/>
          </w:tcPr>
          <w:p w14:paraId="33285059" w14:textId="77777777" w:rsidR="005A0175" w:rsidRPr="005A0175" w:rsidRDefault="005A0175" w:rsidP="00500786">
            <w:pPr>
              <w:rPr>
                <w:rFonts w:ascii="Arial" w:hAnsi="Arial" w:cs="Arial"/>
              </w:rPr>
            </w:pPr>
            <w:r w:rsidRPr="005A0175">
              <w:rPr>
                <w:rFonts w:ascii="Arial" w:hAnsi="Arial" w:cs="Arial"/>
              </w:rPr>
              <w:t>Deployed database system</w:t>
            </w:r>
          </w:p>
        </w:tc>
      </w:tr>
      <w:tr w:rsidR="005A0175" w:rsidRPr="005A0175" w14:paraId="01BA74E0" w14:textId="77777777" w:rsidTr="00500786">
        <w:tc>
          <w:tcPr>
            <w:tcW w:w="2160" w:type="dxa"/>
            <w:shd w:val="clear" w:color="auto" w:fill="D56C38"/>
          </w:tcPr>
          <w:p w14:paraId="73CCB0E5" w14:textId="77777777" w:rsidR="005A0175" w:rsidRPr="005A0175" w:rsidRDefault="005A0175" w:rsidP="00500786">
            <w:pPr>
              <w:rPr>
                <w:rFonts w:ascii="Arial" w:hAnsi="Arial" w:cs="Arial"/>
                <w:b/>
                <w:bCs/>
                <w:color w:val="FFFFFF" w:themeColor="background1"/>
              </w:rPr>
            </w:pPr>
            <w:r w:rsidRPr="005A0175">
              <w:rPr>
                <w:rFonts w:ascii="Arial" w:hAnsi="Arial" w:cs="Arial"/>
                <w:b/>
                <w:bCs/>
                <w:color w:val="FFFFFF" w:themeColor="background1"/>
              </w:rPr>
              <w:t>Database Testing &amp; Launch</w:t>
            </w:r>
          </w:p>
        </w:tc>
        <w:tc>
          <w:tcPr>
            <w:tcW w:w="1350" w:type="dxa"/>
          </w:tcPr>
          <w:p w14:paraId="0EAB418C" w14:textId="77777777" w:rsidR="005A0175" w:rsidRPr="005A0175" w:rsidRDefault="005A0175" w:rsidP="00500786">
            <w:pPr>
              <w:rPr>
                <w:rFonts w:ascii="Arial" w:hAnsi="Arial" w:cs="Arial"/>
              </w:rPr>
            </w:pPr>
            <w:r w:rsidRPr="005A0175">
              <w:rPr>
                <w:rFonts w:ascii="Arial" w:hAnsi="Arial" w:cs="Arial"/>
              </w:rPr>
              <w:t>Apr 2026</w:t>
            </w:r>
            <w:r w:rsidRPr="005A0175">
              <w:rPr>
                <w:rFonts w:ascii="Arial" w:hAnsi="Arial" w:cs="Arial"/>
              </w:rPr>
              <w:br/>
            </w:r>
          </w:p>
        </w:tc>
        <w:tc>
          <w:tcPr>
            <w:tcW w:w="2970" w:type="dxa"/>
          </w:tcPr>
          <w:p w14:paraId="5AFE512E" w14:textId="77777777" w:rsidR="005A0175" w:rsidRPr="005A0175" w:rsidRDefault="005A0175" w:rsidP="00500786">
            <w:pPr>
              <w:rPr>
                <w:rFonts w:ascii="Arial" w:hAnsi="Arial" w:cs="Arial"/>
              </w:rPr>
            </w:pPr>
            <w:r w:rsidRPr="005A0175">
              <w:rPr>
                <w:rFonts w:ascii="Arial" w:hAnsi="Arial" w:cs="Arial"/>
              </w:rPr>
              <w:t>UAT, security testing</w:t>
            </w:r>
            <w:r w:rsidRPr="005A0175">
              <w:rPr>
                <w:rFonts w:ascii="Arial" w:hAnsi="Arial" w:cs="Arial"/>
              </w:rPr>
              <w:br/>
              <w:t>User training</w:t>
            </w:r>
            <w:r w:rsidRPr="005A0175">
              <w:rPr>
                <w:rFonts w:ascii="Arial" w:hAnsi="Arial" w:cs="Arial"/>
              </w:rPr>
              <w:br/>
              <w:t>Go-live</w:t>
            </w:r>
          </w:p>
        </w:tc>
        <w:tc>
          <w:tcPr>
            <w:tcW w:w="2160" w:type="dxa"/>
          </w:tcPr>
          <w:p w14:paraId="697D29D3" w14:textId="77777777" w:rsidR="005A0175" w:rsidRPr="005A0175" w:rsidRDefault="005A0175" w:rsidP="00500786">
            <w:pPr>
              <w:rPr>
                <w:rFonts w:ascii="Arial" w:hAnsi="Arial" w:cs="Arial"/>
              </w:rPr>
            </w:pPr>
            <w:r w:rsidRPr="005A0175">
              <w:rPr>
                <w:rFonts w:ascii="Arial" w:hAnsi="Arial" w:cs="Arial"/>
              </w:rPr>
              <w:t>Live database system</w:t>
            </w:r>
          </w:p>
        </w:tc>
      </w:tr>
      <w:tr w:rsidR="005A0175" w:rsidRPr="005A0175" w14:paraId="5843920B" w14:textId="77777777" w:rsidTr="00500786">
        <w:tc>
          <w:tcPr>
            <w:tcW w:w="2160" w:type="dxa"/>
            <w:shd w:val="clear" w:color="auto" w:fill="D56C38"/>
          </w:tcPr>
          <w:p w14:paraId="69225418" w14:textId="77777777" w:rsidR="005A0175" w:rsidRPr="005A0175" w:rsidRDefault="005A0175" w:rsidP="00500786">
            <w:pPr>
              <w:rPr>
                <w:rFonts w:ascii="Arial" w:hAnsi="Arial" w:cs="Arial"/>
                <w:b/>
                <w:bCs/>
                <w:color w:val="FFFFFF" w:themeColor="background1"/>
              </w:rPr>
            </w:pPr>
            <w:r w:rsidRPr="005A0175">
              <w:rPr>
                <w:rFonts w:ascii="Arial" w:hAnsi="Arial" w:cs="Arial"/>
                <w:b/>
                <w:bCs/>
                <w:color w:val="FFFFFF" w:themeColor="background1"/>
              </w:rPr>
              <w:t>Database Pilot</w:t>
            </w:r>
          </w:p>
        </w:tc>
        <w:tc>
          <w:tcPr>
            <w:tcW w:w="1350" w:type="dxa"/>
          </w:tcPr>
          <w:p w14:paraId="650108B1" w14:textId="77777777" w:rsidR="005A0175" w:rsidRPr="005A0175" w:rsidRDefault="005A0175" w:rsidP="00500786">
            <w:pPr>
              <w:rPr>
                <w:rFonts w:ascii="Arial" w:hAnsi="Arial" w:cs="Arial"/>
              </w:rPr>
            </w:pPr>
            <w:r w:rsidRPr="005A0175">
              <w:rPr>
                <w:rFonts w:ascii="Arial" w:hAnsi="Arial" w:cs="Arial"/>
              </w:rPr>
              <w:t>Apr-Jun 2026</w:t>
            </w:r>
            <w:r w:rsidRPr="005A0175">
              <w:rPr>
                <w:rFonts w:ascii="Arial" w:hAnsi="Arial" w:cs="Arial"/>
              </w:rPr>
              <w:br/>
            </w:r>
          </w:p>
        </w:tc>
        <w:tc>
          <w:tcPr>
            <w:tcW w:w="2970" w:type="dxa"/>
          </w:tcPr>
          <w:p w14:paraId="73B75553" w14:textId="77777777" w:rsidR="005A0175" w:rsidRPr="005A0175" w:rsidRDefault="005A0175" w:rsidP="00500786">
            <w:pPr>
              <w:rPr>
                <w:rFonts w:ascii="Arial" w:hAnsi="Arial" w:cs="Arial"/>
              </w:rPr>
            </w:pPr>
            <w:r w:rsidRPr="005A0175">
              <w:rPr>
                <w:rFonts w:ascii="Arial" w:hAnsi="Arial" w:cs="Arial"/>
              </w:rPr>
              <w:t>Pilot with ~1,132 CSOs</w:t>
            </w:r>
            <w:r w:rsidRPr="005A0175">
              <w:rPr>
                <w:rFonts w:ascii="Arial" w:hAnsi="Arial" w:cs="Arial"/>
              </w:rPr>
              <w:br/>
              <w:t>Feedback collection</w:t>
            </w:r>
            <w:r w:rsidRPr="005A0175">
              <w:rPr>
                <w:rFonts w:ascii="Arial" w:hAnsi="Arial" w:cs="Arial"/>
              </w:rPr>
              <w:br/>
              <w:t>Iterative improvements</w:t>
            </w:r>
          </w:p>
        </w:tc>
        <w:tc>
          <w:tcPr>
            <w:tcW w:w="2160" w:type="dxa"/>
          </w:tcPr>
          <w:p w14:paraId="5B5147FD" w14:textId="77777777" w:rsidR="005A0175" w:rsidRPr="005A0175" w:rsidRDefault="005A0175" w:rsidP="00500786">
            <w:pPr>
              <w:rPr>
                <w:rFonts w:ascii="Arial" w:hAnsi="Arial" w:cs="Arial"/>
              </w:rPr>
            </w:pPr>
            <w:r w:rsidRPr="005A0175">
              <w:rPr>
                <w:rFonts w:ascii="Arial" w:hAnsi="Arial" w:cs="Arial"/>
              </w:rPr>
              <w:t>Pilot evaluation report</w:t>
            </w:r>
          </w:p>
        </w:tc>
      </w:tr>
      <w:tr w:rsidR="005A0175" w:rsidRPr="005A0175" w14:paraId="68CF9CA3" w14:textId="77777777" w:rsidTr="00500786">
        <w:tc>
          <w:tcPr>
            <w:tcW w:w="2160" w:type="dxa"/>
            <w:shd w:val="clear" w:color="auto" w:fill="D56C38"/>
          </w:tcPr>
          <w:p w14:paraId="3346A7BC" w14:textId="77777777" w:rsidR="005A0175" w:rsidRPr="005A0175" w:rsidRDefault="005A0175" w:rsidP="00500786">
            <w:pPr>
              <w:rPr>
                <w:rFonts w:ascii="Arial" w:hAnsi="Arial" w:cs="Arial"/>
                <w:b/>
                <w:bCs/>
                <w:color w:val="FFFFFF" w:themeColor="background1"/>
              </w:rPr>
            </w:pPr>
            <w:r w:rsidRPr="005A0175">
              <w:rPr>
                <w:rFonts w:ascii="Arial" w:hAnsi="Arial" w:cs="Arial"/>
                <w:b/>
                <w:bCs/>
                <w:color w:val="FFFFFF" w:themeColor="background1"/>
              </w:rPr>
              <w:t>Trading Hub Development</w:t>
            </w:r>
          </w:p>
        </w:tc>
        <w:tc>
          <w:tcPr>
            <w:tcW w:w="1350" w:type="dxa"/>
          </w:tcPr>
          <w:p w14:paraId="389D94D0" w14:textId="77777777" w:rsidR="005A0175" w:rsidRPr="005A0175" w:rsidRDefault="005A0175" w:rsidP="00500786">
            <w:pPr>
              <w:rPr>
                <w:rFonts w:ascii="Arial" w:hAnsi="Arial" w:cs="Arial"/>
              </w:rPr>
            </w:pPr>
            <w:r w:rsidRPr="005A0175">
              <w:rPr>
                <w:rFonts w:ascii="Arial" w:hAnsi="Arial" w:cs="Arial"/>
              </w:rPr>
              <w:t>Apr-Jun 2026</w:t>
            </w:r>
            <w:r w:rsidRPr="005A0175">
              <w:rPr>
                <w:rFonts w:ascii="Arial" w:hAnsi="Arial" w:cs="Arial"/>
              </w:rPr>
              <w:br/>
            </w:r>
          </w:p>
        </w:tc>
        <w:tc>
          <w:tcPr>
            <w:tcW w:w="2970" w:type="dxa"/>
          </w:tcPr>
          <w:p w14:paraId="1062CE46" w14:textId="77777777" w:rsidR="005A0175" w:rsidRPr="005A0175" w:rsidRDefault="005A0175" w:rsidP="00500786">
            <w:pPr>
              <w:rPr>
                <w:rFonts w:ascii="Arial" w:hAnsi="Arial" w:cs="Arial"/>
              </w:rPr>
            </w:pPr>
            <w:r w:rsidRPr="005A0175">
              <w:rPr>
                <w:rFonts w:ascii="Arial" w:hAnsi="Arial" w:cs="Arial"/>
              </w:rPr>
              <w:t>Platform development</w:t>
            </w:r>
            <w:r w:rsidRPr="005A0175">
              <w:rPr>
                <w:rFonts w:ascii="Arial" w:hAnsi="Arial" w:cs="Arial"/>
              </w:rPr>
              <w:br/>
              <w:t>Integration with DB</w:t>
            </w:r>
            <w:r w:rsidRPr="005A0175">
              <w:rPr>
                <w:rFonts w:ascii="Arial" w:hAnsi="Arial" w:cs="Arial"/>
              </w:rPr>
              <w:br/>
              <w:t>Matching algorithms</w:t>
            </w:r>
          </w:p>
        </w:tc>
        <w:tc>
          <w:tcPr>
            <w:tcW w:w="2160" w:type="dxa"/>
          </w:tcPr>
          <w:p w14:paraId="39901DAF" w14:textId="77777777" w:rsidR="005A0175" w:rsidRPr="005A0175" w:rsidRDefault="005A0175" w:rsidP="00500786">
            <w:pPr>
              <w:rPr>
                <w:rFonts w:ascii="Arial" w:hAnsi="Arial" w:cs="Arial"/>
              </w:rPr>
            </w:pPr>
            <w:r w:rsidRPr="005A0175">
              <w:rPr>
                <w:rFonts w:ascii="Arial" w:hAnsi="Arial" w:cs="Arial"/>
              </w:rPr>
              <w:t>Trading Hub system</w:t>
            </w:r>
          </w:p>
        </w:tc>
      </w:tr>
      <w:tr w:rsidR="005A0175" w:rsidRPr="005A0175" w14:paraId="6FAF43BA" w14:textId="77777777" w:rsidTr="00500786">
        <w:tc>
          <w:tcPr>
            <w:tcW w:w="2160" w:type="dxa"/>
            <w:shd w:val="clear" w:color="auto" w:fill="D56C38"/>
          </w:tcPr>
          <w:p w14:paraId="7FB8FFCA" w14:textId="77777777" w:rsidR="005A0175" w:rsidRPr="005A0175" w:rsidRDefault="005A0175" w:rsidP="00500786">
            <w:pPr>
              <w:rPr>
                <w:rFonts w:ascii="Arial" w:hAnsi="Arial" w:cs="Arial"/>
                <w:b/>
                <w:bCs/>
                <w:color w:val="FFFFFF" w:themeColor="background1"/>
              </w:rPr>
            </w:pPr>
            <w:r w:rsidRPr="005A0175">
              <w:rPr>
                <w:rFonts w:ascii="Arial" w:hAnsi="Arial" w:cs="Arial"/>
                <w:b/>
                <w:bCs/>
                <w:color w:val="FFFFFF" w:themeColor="background1"/>
              </w:rPr>
              <w:t>Trading Hub Testing &amp; Launch</w:t>
            </w:r>
          </w:p>
        </w:tc>
        <w:tc>
          <w:tcPr>
            <w:tcW w:w="1350" w:type="dxa"/>
          </w:tcPr>
          <w:p w14:paraId="7739DBC5" w14:textId="77777777" w:rsidR="005A0175" w:rsidRPr="005A0175" w:rsidRDefault="005A0175" w:rsidP="00500786">
            <w:pPr>
              <w:rPr>
                <w:rFonts w:ascii="Arial" w:hAnsi="Arial" w:cs="Arial"/>
              </w:rPr>
            </w:pPr>
            <w:r w:rsidRPr="005A0175">
              <w:rPr>
                <w:rFonts w:ascii="Arial" w:hAnsi="Arial" w:cs="Arial"/>
              </w:rPr>
              <w:t>Jul-Dec 2026</w:t>
            </w:r>
            <w:r w:rsidRPr="005A0175">
              <w:rPr>
                <w:rFonts w:ascii="Arial" w:hAnsi="Arial" w:cs="Arial"/>
              </w:rPr>
              <w:br/>
            </w:r>
          </w:p>
        </w:tc>
        <w:tc>
          <w:tcPr>
            <w:tcW w:w="2970" w:type="dxa"/>
          </w:tcPr>
          <w:p w14:paraId="01B10A48" w14:textId="77777777" w:rsidR="005A0175" w:rsidRPr="005A0175" w:rsidRDefault="005A0175" w:rsidP="00500786">
            <w:pPr>
              <w:rPr>
                <w:rFonts w:ascii="Arial" w:hAnsi="Arial" w:cs="Arial"/>
              </w:rPr>
            </w:pPr>
            <w:r w:rsidRPr="005A0175">
              <w:rPr>
                <w:rFonts w:ascii="Arial" w:hAnsi="Arial" w:cs="Arial"/>
              </w:rPr>
              <w:t>Testing, UAT</w:t>
            </w:r>
            <w:r w:rsidRPr="005A0175">
              <w:rPr>
                <w:rFonts w:ascii="Arial" w:hAnsi="Arial" w:cs="Arial"/>
              </w:rPr>
              <w:br/>
              <w:t>User training</w:t>
            </w:r>
            <w:r w:rsidRPr="005A0175">
              <w:rPr>
                <w:rFonts w:ascii="Arial" w:hAnsi="Arial" w:cs="Arial"/>
              </w:rPr>
              <w:br/>
              <w:t>Go-live</w:t>
            </w:r>
          </w:p>
        </w:tc>
        <w:tc>
          <w:tcPr>
            <w:tcW w:w="2160" w:type="dxa"/>
          </w:tcPr>
          <w:p w14:paraId="7FE42D6A" w14:textId="77777777" w:rsidR="005A0175" w:rsidRPr="005A0175" w:rsidRDefault="005A0175" w:rsidP="00500786">
            <w:pPr>
              <w:rPr>
                <w:rFonts w:ascii="Arial" w:hAnsi="Arial" w:cs="Arial"/>
              </w:rPr>
            </w:pPr>
            <w:r w:rsidRPr="005A0175">
              <w:rPr>
                <w:rFonts w:ascii="Arial" w:hAnsi="Arial" w:cs="Arial"/>
              </w:rPr>
              <w:t>Live Trading Hub</w:t>
            </w:r>
          </w:p>
        </w:tc>
      </w:tr>
    </w:tbl>
    <w:p w14:paraId="0DCB5BBB" w14:textId="77777777" w:rsidR="005A0175" w:rsidRPr="00D024DC" w:rsidRDefault="005A0175" w:rsidP="00D024DC"/>
    <w:p w14:paraId="1D1319CC" w14:textId="69FCBDF9" w:rsidR="00904021" w:rsidRPr="00AF6950" w:rsidRDefault="00AF6950" w:rsidP="00AF6950">
      <w:pPr>
        <w:pStyle w:val="ListParagraph"/>
        <w:numPr>
          <w:ilvl w:val="1"/>
          <w:numId w:val="27"/>
        </w:numPr>
        <w:rPr>
          <w:rFonts w:ascii="Arial" w:hAnsi="Arial" w:cs="Arial"/>
          <w:b/>
          <w:bCs/>
          <w:sz w:val="28"/>
          <w:szCs w:val="28"/>
        </w:rPr>
      </w:pPr>
      <w:r w:rsidRPr="00AF6950">
        <w:rPr>
          <w:rFonts w:ascii="Arial" w:hAnsi="Arial" w:cs="Arial"/>
          <w:b/>
          <w:bCs/>
          <w:sz w:val="28"/>
          <w:szCs w:val="28"/>
        </w:rPr>
        <w:t>Database Implementation Plan</w:t>
      </w:r>
      <w:r>
        <w:rPr>
          <w:rFonts w:ascii="Arial" w:hAnsi="Arial" w:cs="Arial"/>
          <w:b/>
          <w:bCs/>
          <w:sz w:val="28"/>
          <w:szCs w:val="28"/>
        </w:rPr>
        <w:t xml:space="preserve"> Summary</w:t>
      </w:r>
    </w:p>
    <w:tbl>
      <w:tblPr>
        <w:tblStyle w:val="TableGrid"/>
        <w:tblW w:w="0" w:type="auto"/>
        <w:tblLook w:val="04A0" w:firstRow="1" w:lastRow="0" w:firstColumn="1" w:lastColumn="0" w:noHBand="0" w:noVBand="1"/>
      </w:tblPr>
      <w:tblGrid>
        <w:gridCol w:w="4320"/>
        <w:gridCol w:w="4320"/>
      </w:tblGrid>
      <w:tr w:rsidR="00AF6950" w:rsidRPr="001932FC" w14:paraId="0D0FAD34" w14:textId="77777777" w:rsidTr="00AF6950">
        <w:tc>
          <w:tcPr>
            <w:tcW w:w="4320" w:type="dxa"/>
            <w:shd w:val="clear" w:color="auto" w:fill="65735C"/>
          </w:tcPr>
          <w:p w14:paraId="2EC8A738" w14:textId="77777777" w:rsidR="00AF6950" w:rsidRPr="00C62930" w:rsidRDefault="00AF6950" w:rsidP="00500786">
            <w:pPr>
              <w:rPr>
                <w:rFonts w:ascii="Arial" w:hAnsi="Arial" w:cs="Arial"/>
                <w:color w:val="FFFFFF" w:themeColor="background1"/>
              </w:rPr>
            </w:pPr>
            <w:r w:rsidRPr="00C62930">
              <w:rPr>
                <w:rFonts w:ascii="Arial" w:hAnsi="Arial" w:cs="Arial"/>
                <w:b/>
                <w:color w:val="FFFFFF" w:themeColor="background1"/>
                <w:sz w:val="20"/>
              </w:rPr>
              <w:t>Aspect</w:t>
            </w:r>
          </w:p>
        </w:tc>
        <w:tc>
          <w:tcPr>
            <w:tcW w:w="4320" w:type="dxa"/>
            <w:shd w:val="clear" w:color="auto" w:fill="65735C"/>
          </w:tcPr>
          <w:p w14:paraId="62C3D001" w14:textId="77777777" w:rsidR="00AF6950" w:rsidRPr="00C62930" w:rsidRDefault="00AF6950" w:rsidP="00500786">
            <w:pPr>
              <w:rPr>
                <w:rFonts w:ascii="Arial" w:hAnsi="Arial" w:cs="Arial"/>
                <w:color w:val="FFFFFF" w:themeColor="background1"/>
              </w:rPr>
            </w:pPr>
            <w:r w:rsidRPr="00C62930">
              <w:rPr>
                <w:rFonts w:ascii="Arial" w:hAnsi="Arial" w:cs="Arial"/>
                <w:b/>
                <w:color w:val="FFFFFF" w:themeColor="background1"/>
                <w:sz w:val="20"/>
              </w:rPr>
              <w:t>Details</w:t>
            </w:r>
          </w:p>
        </w:tc>
      </w:tr>
      <w:tr w:rsidR="00AF6950" w:rsidRPr="001932FC" w14:paraId="075CEB17" w14:textId="77777777" w:rsidTr="00500786">
        <w:tc>
          <w:tcPr>
            <w:tcW w:w="4320" w:type="dxa"/>
          </w:tcPr>
          <w:p w14:paraId="2D745A84" w14:textId="77777777" w:rsidR="00AF6950" w:rsidRPr="001932FC" w:rsidRDefault="00AF6950" w:rsidP="00500786">
            <w:pPr>
              <w:rPr>
                <w:rFonts w:ascii="Arial" w:hAnsi="Arial" w:cs="Arial"/>
              </w:rPr>
            </w:pPr>
            <w:r w:rsidRPr="001932FC">
              <w:rPr>
                <w:rFonts w:ascii="Arial" w:hAnsi="Arial" w:cs="Arial"/>
                <w:sz w:val="20"/>
              </w:rPr>
              <w:t>Project</w:t>
            </w:r>
          </w:p>
        </w:tc>
        <w:tc>
          <w:tcPr>
            <w:tcW w:w="4320" w:type="dxa"/>
          </w:tcPr>
          <w:p w14:paraId="63C13D63" w14:textId="77777777" w:rsidR="00AF6950" w:rsidRPr="001932FC" w:rsidRDefault="00AF6950" w:rsidP="00500786">
            <w:pPr>
              <w:rPr>
                <w:rFonts w:ascii="Arial" w:hAnsi="Arial" w:cs="Arial"/>
              </w:rPr>
            </w:pPr>
            <w:r w:rsidRPr="001932FC">
              <w:rPr>
                <w:rFonts w:ascii="Arial" w:hAnsi="Arial" w:cs="Arial"/>
                <w:sz w:val="20"/>
              </w:rPr>
              <w:t>CSO Database Trading Hub</w:t>
            </w:r>
          </w:p>
        </w:tc>
      </w:tr>
      <w:tr w:rsidR="00AF6950" w:rsidRPr="001932FC" w14:paraId="02E4D91A" w14:textId="77777777" w:rsidTr="00500786">
        <w:tc>
          <w:tcPr>
            <w:tcW w:w="4320" w:type="dxa"/>
          </w:tcPr>
          <w:p w14:paraId="12B388F5" w14:textId="77777777" w:rsidR="00AF6950" w:rsidRPr="001932FC" w:rsidRDefault="00AF6950" w:rsidP="00500786">
            <w:pPr>
              <w:rPr>
                <w:rFonts w:ascii="Arial" w:hAnsi="Arial" w:cs="Arial"/>
              </w:rPr>
            </w:pPr>
            <w:r w:rsidRPr="001932FC">
              <w:rPr>
                <w:rFonts w:ascii="Arial" w:hAnsi="Arial" w:cs="Arial"/>
                <w:sz w:val="20"/>
              </w:rPr>
              <w:t>Budget</w:t>
            </w:r>
          </w:p>
        </w:tc>
        <w:tc>
          <w:tcPr>
            <w:tcW w:w="4320" w:type="dxa"/>
          </w:tcPr>
          <w:p w14:paraId="0C99C9F1" w14:textId="50F276FB" w:rsidR="00AF6950" w:rsidRPr="001932FC" w:rsidRDefault="00AF6950" w:rsidP="00500786">
            <w:pPr>
              <w:rPr>
                <w:rFonts w:ascii="Arial" w:hAnsi="Arial" w:cs="Arial"/>
              </w:rPr>
            </w:pPr>
            <w:r w:rsidRPr="001932FC">
              <w:rPr>
                <w:rFonts w:ascii="Arial" w:hAnsi="Arial" w:cs="Arial"/>
                <w:sz w:val="20"/>
              </w:rPr>
              <w:t>R</w:t>
            </w:r>
            <w:r>
              <w:rPr>
                <w:rFonts w:ascii="Arial" w:hAnsi="Arial" w:cs="Arial"/>
                <w:sz w:val="20"/>
              </w:rPr>
              <w:t>500</w:t>
            </w:r>
            <w:r w:rsidRPr="001932FC">
              <w:rPr>
                <w:rFonts w:ascii="Arial" w:hAnsi="Arial" w:cs="Arial"/>
                <w:sz w:val="20"/>
              </w:rPr>
              <w:t>,000</w:t>
            </w:r>
          </w:p>
        </w:tc>
      </w:tr>
      <w:tr w:rsidR="00AF6950" w:rsidRPr="001932FC" w14:paraId="6ED8D10D" w14:textId="77777777" w:rsidTr="00500786">
        <w:tc>
          <w:tcPr>
            <w:tcW w:w="4320" w:type="dxa"/>
          </w:tcPr>
          <w:p w14:paraId="206976EA" w14:textId="77777777" w:rsidR="00AF6950" w:rsidRPr="001932FC" w:rsidRDefault="00AF6950" w:rsidP="00500786">
            <w:pPr>
              <w:rPr>
                <w:rFonts w:ascii="Arial" w:hAnsi="Arial" w:cs="Arial"/>
              </w:rPr>
            </w:pPr>
            <w:r w:rsidRPr="001932FC">
              <w:rPr>
                <w:rFonts w:ascii="Arial" w:hAnsi="Arial" w:cs="Arial"/>
                <w:sz w:val="20"/>
              </w:rPr>
              <w:t>Duration</w:t>
            </w:r>
          </w:p>
        </w:tc>
        <w:tc>
          <w:tcPr>
            <w:tcW w:w="4320" w:type="dxa"/>
          </w:tcPr>
          <w:p w14:paraId="0903B8E5" w14:textId="77777777" w:rsidR="00AF6950" w:rsidRPr="001932FC" w:rsidRDefault="00AF6950" w:rsidP="00500786">
            <w:pPr>
              <w:rPr>
                <w:rFonts w:ascii="Arial" w:hAnsi="Arial" w:cs="Arial"/>
              </w:rPr>
            </w:pPr>
            <w:r w:rsidRPr="001932FC">
              <w:rPr>
                <w:rFonts w:ascii="Arial" w:hAnsi="Arial" w:cs="Arial"/>
                <w:sz w:val="20"/>
              </w:rPr>
              <w:t>2 March – 30 April 2026 (9 weeks)</w:t>
            </w:r>
          </w:p>
        </w:tc>
      </w:tr>
      <w:tr w:rsidR="00AF6950" w:rsidRPr="001932FC" w14:paraId="528E7362" w14:textId="77777777" w:rsidTr="00500786">
        <w:tc>
          <w:tcPr>
            <w:tcW w:w="4320" w:type="dxa"/>
          </w:tcPr>
          <w:p w14:paraId="0ED8D1D7" w14:textId="77777777" w:rsidR="00AF6950" w:rsidRPr="001932FC" w:rsidRDefault="00AF6950" w:rsidP="00500786">
            <w:pPr>
              <w:rPr>
                <w:rFonts w:ascii="Arial" w:hAnsi="Arial" w:cs="Arial"/>
              </w:rPr>
            </w:pPr>
            <w:r w:rsidRPr="001932FC">
              <w:rPr>
                <w:rFonts w:ascii="Arial" w:hAnsi="Arial" w:cs="Arial"/>
                <w:sz w:val="20"/>
              </w:rPr>
              <w:t>Service Provider Appointment</w:t>
            </w:r>
          </w:p>
        </w:tc>
        <w:tc>
          <w:tcPr>
            <w:tcW w:w="4320" w:type="dxa"/>
          </w:tcPr>
          <w:p w14:paraId="2EF6F129" w14:textId="77777777" w:rsidR="00AF6950" w:rsidRPr="001932FC" w:rsidRDefault="00AF6950" w:rsidP="00500786">
            <w:pPr>
              <w:rPr>
                <w:rFonts w:ascii="Arial" w:hAnsi="Arial" w:cs="Arial"/>
              </w:rPr>
            </w:pPr>
            <w:r w:rsidRPr="001932FC">
              <w:rPr>
                <w:rFonts w:ascii="Arial" w:hAnsi="Arial" w:cs="Arial"/>
                <w:sz w:val="20"/>
              </w:rPr>
              <w:t>2 – 13 March 2026</w:t>
            </w:r>
          </w:p>
        </w:tc>
      </w:tr>
      <w:tr w:rsidR="00AF6950" w:rsidRPr="001932FC" w14:paraId="1C330460" w14:textId="77777777" w:rsidTr="00500786">
        <w:tc>
          <w:tcPr>
            <w:tcW w:w="4320" w:type="dxa"/>
          </w:tcPr>
          <w:p w14:paraId="3DED4700" w14:textId="77777777" w:rsidR="00AF6950" w:rsidRPr="001932FC" w:rsidRDefault="00AF6950" w:rsidP="00500786">
            <w:pPr>
              <w:rPr>
                <w:rFonts w:ascii="Arial" w:hAnsi="Arial" w:cs="Arial"/>
              </w:rPr>
            </w:pPr>
            <w:r w:rsidRPr="001932FC">
              <w:rPr>
                <w:rFonts w:ascii="Arial" w:hAnsi="Arial" w:cs="Arial"/>
                <w:sz w:val="20"/>
              </w:rPr>
              <w:t>Contract &amp; Requirements Alignment</w:t>
            </w:r>
          </w:p>
        </w:tc>
        <w:tc>
          <w:tcPr>
            <w:tcW w:w="4320" w:type="dxa"/>
          </w:tcPr>
          <w:p w14:paraId="52C9A104" w14:textId="77777777" w:rsidR="00AF6950" w:rsidRPr="001932FC" w:rsidRDefault="00AF6950" w:rsidP="00500786">
            <w:pPr>
              <w:rPr>
                <w:rFonts w:ascii="Arial" w:hAnsi="Arial" w:cs="Arial"/>
              </w:rPr>
            </w:pPr>
            <w:r w:rsidRPr="001932FC">
              <w:rPr>
                <w:rFonts w:ascii="Arial" w:hAnsi="Arial" w:cs="Arial"/>
                <w:sz w:val="20"/>
              </w:rPr>
              <w:t>16 – 20 March 2026</w:t>
            </w:r>
          </w:p>
        </w:tc>
      </w:tr>
      <w:tr w:rsidR="00AF6950" w:rsidRPr="001932FC" w14:paraId="349B7B7B" w14:textId="77777777" w:rsidTr="00500786">
        <w:tc>
          <w:tcPr>
            <w:tcW w:w="4320" w:type="dxa"/>
          </w:tcPr>
          <w:p w14:paraId="6C3B9C42" w14:textId="77777777" w:rsidR="00AF6950" w:rsidRPr="001932FC" w:rsidRDefault="00AF6950" w:rsidP="00500786">
            <w:pPr>
              <w:rPr>
                <w:rFonts w:ascii="Arial" w:hAnsi="Arial" w:cs="Arial"/>
              </w:rPr>
            </w:pPr>
            <w:r w:rsidRPr="001932FC">
              <w:rPr>
                <w:rFonts w:ascii="Arial" w:hAnsi="Arial" w:cs="Arial"/>
                <w:sz w:val="20"/>
              </w:rPr>
              <w:t>Development Phase</w:t>
            </w:r>
          </w:p>
        </w:tc>
        <w:tc>
          <w:tcPr>
            <w:tcW w:w="4320" w:type="dxa"/>
          </w:tcPr>
          <w:p w14:paraId="45E67175" w14:textId="77777777" w:rsidR="00AF6950" w:rsidRPr="001932FC" w:rsidRDefault="00AF6950" w:rsidP="00500786">
            <w:pPr>
              <w:rPr>
                <w:rFonts w:ascii="Arial" w:hAnsi="Arial" w:cs="Arial"/>
              </w:rPr>
            </w:pPr>
            <w:r w:rsidRPr="001932FC">
              <w:rPr>
                <w:rFonts w:ascii="Arial" w:hAnsi="Arial" w:cs="Arial"/>
                <w:sz w:val="20"/>
              </w:rPr>
              <w:t>23 March – 30 April 2026</w:t>
            </w:r>
          </w:p>
        </w:tc>
      </w:tr>
      <w:tr w:rsidR="00AF6950" w:rsidRPr="001932FC" w14:paraId="4805E92B" w14:textId="77777777" w:rsidTr="00500786">
        <w:tc>
          <w:tcPr>
            <w:tcW w:w="4320" w:type="dxa"/>
          </w:tcPr>
          <w:p w14:paraId="4BDCFFB0" w14:textId="77777777" w:rsidR="00AF6950" w:rsidRPr="001932FC" w:rsidRDefault="00AF6950" w:rsidP="00500786">
            <w:pPr>
              <w:rPr>
                <w:rFonts w:ascii="Arial" w:hAnsi="Arial" w:cs="Arial"/>
              </w:rPr>
            </w:pPr>
            <w:r w:rsidRPr="001932FC">
              <w:rPr>
                <w:rFonts w:ascii="Arial" w:hAnsi="Arial" w:cs="Arial"/>
                <w:sz w:val="20"/>
              </w:rPr>
              <w:t>Delivery Methodology</w:t>
            </w:r>
          </w:p>
        </w:tc>
        <w:tc>
          <w:tcPr>
            <w:tcW w:w="4320" w:type="dxa"/>
          </w:tcPr>
          <w:p w14:paraId="7849F340" w14:textId="77777777" w:rsidR="00AF6950" w:rsidRPr="001932FC" w:rsidRDefault="00AF6950" w:rsidP="00500786">
            <w:pPr>
              <w:rPr>
                <w:rFonts w:ascii="Arial" w:hAnsi="Arial" w:cs="Arial"/>
              </w:rPr>
            </w:pPr>
            <w:r w:rsidRPr="001932FC">
              <w:rPr>
                <w:rFonts w:ascii="Arial" w:hAnsi="Arial" w:cs="Arial"/>
                <w:sz w:val="20"/>
              </w:rPr>
              <w:t>Service Provider's choice (Agile recommended)</w:t>
            </w:r>
          </w:p>
        </w:tc>
      </w:tr>
      <w:tr w:rsidR="00AF6950" w:rsidRPr="001932FC" w14:paraId="51DED4A4" w14:textId="77777777" w:rsidTr="00500786">
        <w:tc>
          <w:tcPr>
            <w:tcW w:w="4320" w:type="dxa"/>
          </w:tcPr>
          <w:p w14:paraId="25CEE778" w14:textId="77777777" w:rsidR="00AF6950" w:rsidRPr="001932FC" w:rsidRDefault="00AF6950" w:rsidP="00500786">
            <w:pPr>
              <w:rPr>
                <w:rFonts w:ascii="Arial" w:hAnsi="Arial" w:cs="Arial"/>
              </w:rPr>
            </w:pPr>
            <w:r w:rsidRPr="001932FC">
              <w:rPr>
                <w:rFonts w:ascii="Arial" w:hAnsi="Arial" w:cs="Arial"/>
                <w:sz w:val="20"/>
              </w:rPr>
              <w:t>Payment Model</w:t>
            </w:r>
          </w:p>
        </w:tc>
        <w:tc>
          <w:tcPr>
            <w:tcW w:w="4320" w:type="dxa"/>
          </w:tcPr>
          <w:p w14:paraId="0D92C010" w14:textId="77777777" w:rsidR="00AF6950" w:rsidRPr="001932FC" w:rsidRDefault="00AF6950" w:rsidP="00500786">
            <w:pPr>
              <w:rPr>
                <w:rFonts w:ascii="Arial" w:hAnsi="Arial" w:cs="Arial"/>
              </w:rPr>
            </w:pPr>
            <w:r w:rsidRPr="001932FC">
              <w:rPr>
                <w:rFonts w:ascii="Arial" w:hAnsi="Arial" w:cs="Arial"/>
                <w:sz w:val="20"/>
              </w:rPr>
              <w:t>Milestone-based (3 key milestones)</w:t>
            </w:r>
          </w:p>
        </w:tc>
      </w:tr>
      <w:tr w:rsidR="00AF6950" w:rsidRPr="001932FC" w14:paraId="4CCBDD8C" w14:textId="77777777" w:rsidTr="00500786">
        <w:tc>
          <w:tcPr>
            <w:tcW w:w="4320" w:type="dxa"/>
          </w:tcPr>
          <w:p w14:paraId="6C908592" w14:textId="77777777" w:rsidR="00AF6950" w:rsidRPr="001932FC" w:rsidRDefault="00AF6950" w:rsidP="00500786">
            <w:pPr>
              <w:rPr>
                <w:rFonts w:ascii="Arial" w:hAnsi="Arial" w:cs="Arial"/>
              </w:rPr>
            </w:pPr>
            <w:r w:rsidRPr="001932FC">
              <w:rPr>
                <w:rFonts w:ascii="Arial" w:hAnsi="Arial" w:cs="Arial"/>
                <w:sz w:val="20"/>
              </w:rPr>
              <w:t>Status Reporting</w:t>
            </w:r>
          </w:p>
        </w:tc>
        <w:tc>
          <w:tcPr>
            <w:tcW w:w="4320" w:type="dxa"/>
          </w:tcPr>
          <w:p w14:paraId="7F6124C0" w14:textId="77777777" w:rsidR="00AF6950" w:rsidRPr="001932FC" w:rsidRDefault="00AF6950" w:rsidP="00500786">
            <w:pPr>
              <w:rPr>
                <w:rFonts w:ascii="Arial" w:hAnsi="Arial" w:cs="Arial"/>
              </w:rPr>
            </w:pPr>
            <w:r w:rsidRPr="001932FC">
              <w:rPr>
                <w:rFonts w:ascii="Arial" w:hAnsi="Arial" w:cs="Arial"/>
                <w:sz w:val="20"/>
              </w:rPr>
              <w:t>Bi-weekly check-ins</w:t>
            </w:r>
          </w:p>
        </w:tc>
      </w:tr>
      <w:tr w:rsidR="00AF6950" w:rsidRPr="001932FC" w14:paraId="392090FD" w14:textId="77777777" w:rsidTr="00500786">
        <w:tc>
          <w:tcPr>
            <w:tcW w:w="4320" w:type="dxa"/>
          </w:tcPr>
          <w:p w14:paraId="43FF312E" w14:textId="77777777" w:rsidR="00AF6950" w:rsidRPr="001932FC" w:rsidRDefault="00AF6950" w:rsidP="00500786">
            <w:pPr>
              <w:rPr>
                <w:rFonts w:ascii="Arial" w:hAnsi="Arial" w:cs="Arial"/>
              </w:rPr>
            </w:pPr>
            <w:r w:rsidRPr="001932FC">
              <w:rPr>
                <w:rFonts w:ascii="Arial" w:hAnsi="Arial" w:cs="Arial"/>
                <w:sz w:val="20"/>
              </w:rPr>
              <w:t>Progress Monitoring</w:t>
            </w:r>
          </w:p>
        </w:tc>
        <w:tc>
          <w:tcPr>
            <w:tcW w:w="4320" w:type="dxa"/>
          </w:tcPr>
          <w:p w14:paraId="300E8C13" w14:textId="77777777" w:rsidR="00AF6950" w:rsidRPr="001932FC" w:rsidRDefault="00AF6950" w:rsidP="00500786">
            <w:pPr>
              <w:rPr>
                <w:rFonts w:ascii="Arial" w:hAnsi="Arial" w:cs="Arial"/>
              </w:rPr>
            </w:pPr>
            <w:r w:rsidRPr="001932FC">
              <w:rPr>
                <w:rFonts w:ascii="Arial" w:hAnsi="Arial" w:cs="Arial"/>
                <w:sz w:val="20"/>
              </w:rPr>
              <w:t>Kanban-style visual tracking</w:t>
            </w:r>
          </w:p>
        </w:tc>
      </w:tr>
    </w:tbl>
    <w:p w14:paraId="694FBAEE" w14:textId="6AA25F44" w:rsidR="00CE10D6" w:rsidRDefault="00CE10D6">
      <w:pPr>
        <w:rPr>
          <w:rFonts w:ascii="Arial" w:hAnsi="Arial" w:cs="Arial"/>
        </w:rPr>
      </w:pPr>
    </w:p>
    <w:p w14:paraId="5967F5FC" w14:textId="4B7A8954" w:rsidR="001F598A" w:rsidRPr="00BB498F" w:rsidRDefault="001F598A" w:rsidP="00BB498F">
      <w:pPr>
        <w:pStyle w:val="Heading1"/>
        <w:numPr>
          <w:ilvl w:val="0"/>
          <w:numId w:val="27"/>
        </w:numPr>
        <w:ind w:left="567" w:hanging="567"/>
        <w:rPr>
          <w:rFonts w:ascii="Arial" w:hAnsi="Arial" w:cs="Arial"/>
          <w:color w:val="000000" w:themeColor="text1"/>
          <w:sz w:val="32"/>
          <w:szCs w:val="32"/>
        </w:rPr>
      </w:pPr>
      <w:bookmarkStart w:id="13" w:name="_Toc223606412"/>
      <w:r w:rsidRPr="00BB498F">
        <w:rPr>
          <w:rFonts w:ascii="Arial" w:hAnsi="Arial" w:cs="Arial"/>
          <w:color w:val="000000" w:themeColor="text1"/>
          <w:sz w:val="32"/>
          <w:szCs w:val="32"/>
        </w:rPr>
        <w:t>Conclusion</w:t>
      </w:r>
      <w:bookmarkEnd w:id="13"/>
    </w:p>
    <w:p w14:paraId="0C795586" w14:textId="77777777" w:rsidR="00BB498F" w:rsidRPr="00BB498F" w:rsidRDefault="00BB498F" w:rsidP="00BB498F">
      <w:pPr>
        <w:rPr>
          <w:rFonts w:ascii="Arial" w:hAnsi="Arial" w:cs="Arial"/>
          <w:lang w:val="en-ZA"/>
        </w:rPr>
      </w:pPr>
      <w:r w:rsidRPr="00BB498F">
        <w:rPr>
          <w:rFonts w:ascii="Arial" w:hAnsi="Arial" w:cs="Arial"/>
          <w:lang w:val="en-ZA"/>
        </w:rPr>
        <w:t xml:space="preserve">The development of the </w:t>
      </w:r>
      <w:r w:rsidRPr="00BB498F">
        <w:rPr>
          <w:rFonts w:ascii="Arial" w:hAnsi="Arial" w:cs="Arial"/>
          <w:b/>
          <w:bCs/>
          <w:lang w:val="en-ZA"/>
        </w:rPr>
        <w:t>CSSP CSO Database</w:t>
      </w:r>
      <w:r w:rsidRPr="00BB498F">
        <w:rPr>
          <w:rFonts w:ascii="Arial" w:hAnsi="Arial" w:cs="Arial"/>
          <w:lang w:val="en-ZA"/>
        </w:rPr>
        <w:t xml:space="preserve"> represents a strategic milestone for Kagiso Trust in its mission to strengthen and coordinate the civil society sector in South Africa. By consolidating fragmented data from the DSD, CIPC, and SARS into a single, high-performance repository, the Trust will transition from manual, time-consuming data gathering to an evidence-based, data-driven approach for programme targeting and stakeholder engagement.</w:t>
      </w:r>
    </w:p>
    <w:p w14:paraId="25D2BB11" w14:textId="77777777" w:rsidR="00BB498F" w:rsidRPr="00BB498F" w:rsidRDefault="00BB498F" w:rsidP="00BB498F">
      <w:pPr>
        <w:rPr>
          <w:rFonts w:ascii="Arial" w:hAnsi="Arial" w:cs="Arial"/>
          <w:lang w:val="en-ZA"/>
        </w:rPr>
      </w:pPr>
      <w:r w:rsidRPr="00BB498F">
        <w:rPr>
          <w:rFonts w:ascii="Arial" w:hAnsi="Arial" w:cs="Arial"/>
          <w:lang w:val="en-ZA"/>
        </w:rPr>
        <w:t>This Business Requirements Document has outlined a robust framework that prioritizes:</w:t>
      </w:r>
    </w:p>
    <w:p w14:paraId="205F364C" w14:textId="77777777" w:rsidR="00BB498F" w:rsidRPr="00BB498F" w:rsidRDefault="00BB498F" w:rsidP="00BB498F">
      <w:pPr>
        <w:numPr>
          <w:ilvl w:val="0"/>
          <w:numId w:val="28"/>
        </w:numPr>
        <w:rPr>
          <w:rFonts w:ascii="Arial" w:hAnsi="Arial" w:cs="Arial"/>
          <w:lang w:val="en-ZA"/>
        </w:rPr>
      </w:pPr>
      <w:r w:rsidRPr="00BB498F">
        <w:rPr>
          <w:rFonts w:ascii="Arial" w:hAnsi="Arial" w:cs="Arial"/>
          <w:b/>
          <w:bCs/>
          <w:lang w:val="en-ZA"/>
        </w:rPr>
        <w:lastRenderedPageBreak/>
        <w:t>Data Integrity:</w:t>
      </w:r>
      <w:r w:rsidRPr="00BB498F">
        <w:rPr>
          <w:rFonts w:ascii="Arial" w:hAnsi="Arial" w:cs="Arial"/>
          <w:lang w:val="en-ZA"/>
        </w:rPr>
        <w:t xml:space="preserve"> Through sophisticated deduplication and a unique identifier system (NPO/NPC numbers) to ensure a "single version of the truth" for over 500,000 records.</w:t>
      </w:r>
    </w:p>
    <w:p w14:paraId="7FB2C125" w14:textId="77777777" w:rsidR="00BB498F" w:rsidRPr="00BB498F" w:rsidRDefault="00BB498F" w:rsidP="00BB498F">
      <w:pPr>
        <w:numPr>
          <w:ilvl w:val="0"/>
          <w:numId w:val="28"/>
        </w:numPr>
        <w:rPr>
          <w:rFonts w:ascii="Arial" w:hAnsi="Arial" w:cs="Arial"/>
          <w:lang w:val="en-ZA"/>
        </w:rPr>
      </w:pPr>
      <w:r w:rsidRPr="00BB498F">
        <w:rPr>
          <w:rFonts w:ascii="Arial" w:hAnsi="Arial" w:cs="Arial"/>
          <w:b/>
          <w:bCs/>
          <w:lang w:val="en-ZA"/>
        </w:rPr>
        <w:t>Operational Efficiency:</w:t>
      </w:r>
      <w:r w:rsidRPr="00BB498F">
        <w:rPr>
          <w:rFonts w:ascii="Arial" w:hAnsi="Arial" w:cs="Arial"/>
          <w:lang w:val="en-ZA"/>
        </w:rPr>
        <w:t xml:space="preserve"> By providing advanced search, automated reporting, and executive dashboards that reduce discovery time to under three seconds.</w:t>
      </w:r>
    </w:p>
    <w:p w14:paraId="07A8A9D9" w14:textId="77777777" w:rsidR="00BB498F" w:rsidRPr="00BB498F" w:rsidRDefault="00BB498F" w:rsidP="00BB498F">
      <w:pPr>
        <w:numPr>
          <w:ilvl w:val="0"/>
          <w:numId w:val="28"/>
        </w:numPr>
        <w:rPr>
          <w:rFonts w:ascii="Arial" w:hAnsi="Arial" w:cs="Arial"/>
          <w:lang w:val="en-ZA"/>
        </w:rPr>
      </w:pPr>
      <w:r w:rsidRPr="00BB498F">
        <w:rPr>
          <w:rFonts w:ascii="Arial" w:hAnsi="Arial" w:cs="Arial"/>
          <w:b/>
          <w:bCs/>
          <w:lang w:val="en-ZA"/>
        </w:rPr>
        <w:t>Compliance and Security:</w:t>
      </w:r>
      <w:r w:rsidRPr="00BB498F">
        <w:rPr>
          <w:rFonts w:ascii="Arial" w:hAnsi="Arial" w:cs="Arial"/>
          <w:lang w:val="en-ZA"/>
        </w:rPr>
        <w:t xml:space="preserve"> Ensuring full alignment with POPIA and international standards (FATF) through Azure AD integration, encryption, and rigorous audit logging.</w:t>
      </w:r>
    </w:p>
    <w:p w14:paraId="6C88919E" w14:textId="77777777" w:rsidR="00BB498F" w:rsidRPr="00BB498F" w:rsidRDefault="00BB498F" w:rsidP="00BB498F">
      <w:pPr>
        <w:numPr>
          <w:ilvl w:val="0"/>
          <w:numId w:val="28"/>
        </w:numPr>
        <w:rPr>
          <w:rFonts w:ascii="Arial" w:hAnsi="Arial" w:cs="Arial"/>
          <w:lang w:val="en-ZA"/>
        </w:rPr>
      </w:pPr>
      <w:r w:rsidRPr="00BB498F">
        <w:rPr>
          <w:rFonts w:ascii="Arial" w:hAnsi="Arial" w:cs="Arial"/>
          <w:b/>
          <w:bCs/>
          <w:lang w:val="en-ZA"/>
        </w:rPr>
        <w:t>Future Scalability:</w:t>
      </w:r>
      <w:r w:rsidRPr="00BB498F">
        <w:rPr>
          <w:rFonts w:ascii="Arial" w:hAnsi="Arial" w:cs="Arial"/>
          <w:lang w:val="en-ZA"/>
        </w:rPr>
        <w:t xml:space="preserve"> Establishing a modular foundation that is ready to support the upcoming </w:t>
      </w:r>
      <w:r w:rsidRPr="00BB498F">
        <w:rPr>
          <w:rFonts w:ascii="Arial" w:hAnsi="Arial" w:cs="Arial"/>
          <w:b/>
          <w:bCs/>
          <w:lang w:val="en-ZA"/>
        </w:rPr>
        <w:t>Trading Hub</w:t>
      </w:r>
      <w:r w:rsidRPr="00BB498F">
        <w:rPr>
          <w:rFonts w:ascii="Arial" w:hAnsi="Arial" w:cs="Arial"/>
          <w:lang w:val="en-ZA"/>
        </w:rPr>
        <w:t xml:space="preserve"> marketplace and potential AI/ML enhancements.</w:t>
      </w:r>
    </w:p>
    <w:p w14:paraId="4E47458C" w14:textId="77777777" w:rsidR="00BB498F" w:rsidRPr="00BB498F" w:rsidRDefault="00BB498F" w:rsidP="00BB498F">
      <w:pPr>
        <w:rPr>
          <w:rFonts w:ascii="Arial" w:hAnsi="Arial" w:cs="Arial"/>
          <w:lang w:val="en-ZA"/>
        </w:rPr>
      </w:pPr>
      <w:r w:rsidRPr="00BB498F">
        <w:rPr>
          <w:rFonts w:ascii="Arial" w:hAnsi="Arial" w:cs="Arial"/>
          <w:lang w:val="en-ZA"/>
        </w:rPr>
        <w:t xml:space="preserve">The successful delivery of this project, scheduled for completion by </w:t>
      </w:r>
      <w:r w:rsidRPr="00BB498F">
        <w:rPr>
          <w:rFonts w:ascii="Arial" w:hAnsi="Arial" w:cs="Arial"/>
          <w:b/>
          <w:bCs/>
          <w:lang w:val="en-ZA"/>
        </w:rPr>
        <w:t>30 April 2026</w:t>
      </w:r>
      <w:r w:rsidRPr="00BB498F">
        <w:rPr>
          <w:rFonts w:ascii="Arial" w:hAnsi="Arial" w:cs="Arial"/>
          <w:lang w:val="en-ZA"/>
        </w:rPr>
        <w:t>, relies on the close collaboration between the CSSP Department, ICT, and the appointed Service Provider. By adhering to the requirements and implementation plan detailed herein, Kagiso Trust will not only improve its internal operational efficiency but also provide a vital resource for the broader visibility and sustainability of CSOs across the country.</w:t>
      </w:r>
    </w:p>
    <w:p w14:paraId="18C70441" w14:textId="77777777" w:rsidR="00BB498F" w:rsidRPr="006D3001" w:rsidRDefault="00BB498F">
      <w:pPr>
        <w:rPr>
          <w:rFonts w:ascii="Arial" w:hAnsi="Arial" w:cs="Arial"/>
        </w:rPr>
      </w:pPr>
    </w:p>
    <w:sectPr w:rsidR="00BB498F" w:rsidRPr="006D3001" w:rsidSect="00CF52B3">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202B6"/>
    <w:multiLevelType w:val="multilevel"/>
    <w:tmpl w:val="4B9879CE"/>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5E262EB"/>
    <w:multiLevelType w:val="multilevel"/>
    <w:tmpl w:val="1FE263D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0A6579F4"/>
    <w:multiLevelType w:val="multilevel"/>
    <w:tmpl w:val="960CAEF8"/>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ABB4E53"/>
    <w:multiLevelType w:val="multilevel"/>
    <w:tmpl w:val="0ED8C3C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CEE45A0"/>
    <w:multiLevelType w:val="multilevel"/>
    <w:tmpl w:val="A42463D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F6B2291"/>
    <w:multiLevelType w:val="multilevel"/>
    <w:tmpl w:val="960CAEF8"/>
    <w:lvl w:ilvl="0">
      <w:start w:val="5"/>
      <w:numFmt w:val="decimal"/>
      <w:lvlText w:val="%1"/>
      <w:lvlJc w:val="left"/>
      <w:pPr>
        <w:ind w:left="400" w:hanging="400"/>
      </w:pPr>
      <w:rPr>
        <w:rFonts w:hint="default"/>
      </w:rPr>
    </w:lvl>
    <w:lvl w:ilvl="1">
      <w:start w:val="1"/>
      <w:numFmt w:val="decimal"/>
      <w:lvlText w:val="%1.%2"/>
      <w:lvlJc w:val="left"/>
      <w:pPr>
        <w:ind w:left="5966"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C4ABE"/>
    <w:multiLevelType w:val="multilevel"/>
    <w:tmpl w:val="408A6980"/>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F44EDC"/>
    <w:multiLevelType w:val="multilevel"/>
    <w:tmpl w:val="36A6F352"/>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53C71AD"/>
    <w:multiLevelType w:val="multilevel"/>
    <w:tmpl w:val="960CAEF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2241168"/>
    <w:multiLevelType w:val="multilevel"/>
    <w:tmpl w:val="960CAEF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5C0381"/>
    <w:multiLevelType w:val="multilevel"/>
    <w:tmpl w:val="4F5AAE8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0" w15:restartNumberingAfterBreak="0">
    <w:nsid w:val="46F971AA"/>
    <w:multiLevelType w:val="multilevel"/>
    <w:tmpl w:val="960CAEF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7F66B76"/>
    <w:multiLevelType w:val="multilevel"/>
    <w:tmpl w:val="B37051A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A597630"/>
    <w:multiLevelType w:val="hybridMultilevel"/>
    <w:tmpl w:val="C522206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50906B35"/>
    <w:multiLevelType w:val="multilevel"/>
    <w:tmpl w:val="3710E35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F77731"/>
    <w:multiLevelType w:val="multilevel"/>
    <w:tmpl w:val="0324E8D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5" w15:restartNumberingAfterBreak="0">
    <w:nsid w:val="6652124B"/>
    <w:multiLevelType w:val="multilevel"/>
    <w:tmpl w:val="00586A3E"/>
    <w:lvl w:ilvl="0">
      <w:start w:val="5"/>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75E2215B"/>
    <w:multiLevelType w:val="hybridMultilevel"/>
    <w:tmpl w:val="C6BA87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70F525C"/>
    <w:multiLevelType w:val="multilevel"/>
    <w:tmpl w:val="98E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84785">
    <w:abstractNumId w:val="8"/>
  </w:num>
  <w:num w:numId="2" w16cid:durableId="1643729576">
    <w:abstractNumId w:val="6"/>
  </w:num>
  <w:num w:numId="3" w16cid:durableId="1494445304">
    <w:abstractNumId w:val="5"/>
  </w:num>
  <w:num w:numId="4" w16cid:durableId="363024996">
    <w:abstractNumId w:val="4"/>
  </w:num>
  <w:num w:numId="5" w16cid:durableId="828205187">
    <w:abstractNumId w:val="7"/>
  </w:num>
  <w:num w:numId="6" w16cid:durableId="1417941409">
    <w:abstractNumId w:val="3"/>
  </w:num>
  <w:num w:numId="7" w16cid:durableId="907156873">
    <w:abstractNumId w:val="2"/>
  </w:num>
  <w:num w:numId="8" w16cid:durableId="1314871644">
    <w:abstractNumId w:val="1"/>
  </w:num>
  <w:num w:numId="9" w16cid:durableId="781652551">
    <w:abstractNumId w:val="0"/>
  </w:num>
  <w:num w:numId="10" w16cid:durableId="539168007">
    <w:abstractNumId w:val="26"/>
  </w:num>
  <w:num w:numId="11" w16cid:durableId="765199528">
    <w:abstractNumId w:val="22"/>
  </w:num>
  <w:num w:numId="12" w16cid:durableId="1760829965">
    <w:abstractNumId w:val="10"/>
  </w:num>
  <w:num w:numId="13" w16cid:durableId="1800370610">
    <w:abstractNumId w:val="21"/>
  </w:num>
  <w:num w:numId="14" w16cid:durableId="153231358">
    <w:abstractNumId w:val="13"/>
  </w:num>
  <w:num w:numId="15" w16cid:durableId="137193784">
    <w:abstractNumId w:val="23"/>
  </w:num>
  <w:num w:numId="16" w16cid:durableId="58599549">
    <w:abstractNumId w:val="8"/>
  </w:num>
  <w:num w:numId="17" w16cid:durableId="393431447">
    <w:abstractNumId w:val="8"/>
  </w:num>
  <w:num w:numId="18" w16cid:durableId="1536382004">
    <w:abstractNumId w:val="8"/>
  </w:num>
  <w:num w:numId="19" w16cid:durableId="722951986">
    <w:abstractNumId w:val="16"/>
  </w:num>
  <w:num w:numId="20" w16cid:durableId="1775435896">
    <w:abstractNumId w:val="17"/>
  </w:num>
  <w:num w:numId="21" w16cid:durableId="1141460722">
    <w:abstractNumId w:val="14"/>
  </w:num>
  <w:num w:numId="22" w16cid:durableId="1734890610">
    <w:abstractNumId w:val="18"/>
  </w:num>
  <w:num w:numId="23" w16cid:durableId="1682968626">
    <w:abstractNumId w:val="20"/>
  </w:num>
  <w:num w:numId="24" w16cid:durableId="1171291778">
    <w:abstractNumId w:val="11"/>
  </w:num>
  <w:num w:numId="25" w16cid:durableId="1783767139">
    <w:abstractNumId w:val="15"/>
  </w:num>
  <w:num w:numId="26" w16cid:durableId="174076501">
    <w:abstractNumId w:val="12"/>
  </w:num>
  <w:num w:numId="27" w16cid:durableId="544372592">
    <w:abstractNumId w:val="9"/>
  </w:num>
  <w:num w:numId="28" w16cid:durableId="2084646519">
    <w:abstractNumId w:val="27"/>
  </w:num>
  <w:num w:numId="29" w16cid:durableId="1672679413">
    <w:abstractNumId w:val="24"/>
  </w:num>
  <w:num w:numId="30" w16cid:durableId="622997654">
    <w:abstractNumId w:val="19"/>
  </w:num>
  <w:num w:numId="31" w16cid:durableId="81468659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bohang William Mothapo">
    <w15:presenceInfo w15:providerId="AD" w15:userId="S::LMothapo@kagiso.co.za::d0128db4-3895-4802-8779-72402b031c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D1"/>
    <w:rsid w:val="00017557"/>
    <w:rsid w:val="000255B0"/>
    <w:rsid w:val="00025B42"/>
    <w:rsid w:val="00034616"/>
    <w:rsid w:val="00036CE0"/>
    <w:rsid w:val="000517EE"/>
    <w:rsid w:val="00052CB2"/>
    <w:rsid w:val="0006063C"/>
    <w:rsid w:val="00062D56"/>
    <w:rsid w:val="00065920"/>
    <w:rsid w:val="000F4E29"/>
    <w:rsid w:val="0010105F"/>
    <w:rsid w:val="001052DE"/>
    <w:rsid w:val="00123B19"/>
    <w:rsid w:val="00143723"/>
    <w:rsid w:val="0015074B"/>
    <w:rsid w:val="00153726"/>
    <w:rsid w:val="001769BA"/>
    <w:rsid w:val="00183069"/>
    <w:rsid w:val="001842B8"/>
    <w:rsid w:val="00191FF2"/>
    <w:rsid w:val="001D5E6C"/>
    <w:rsid w:val="001E7A5A"/>
    <w:rsid w:val="001F47FE"/>
    <w:rsid w:val="001F598A"/>
    <w:rsid w:val="00236099"/>
    <w:rsid w:val="00254C52"/>
    <w:rsid w:val="00265B1C"/>
    <w:rsid w:val="00267DC2"/>
    <w:rsid w:val="002809E0"/>
    <w:rsid w:val="0029639D"/>
    <w:rsid w:val="002A4947"/>
    <w:rsid w:val="002C03BC"/>
    <w:rsid w:val="002D71AE"/>
    <w:rsid w:val="00321AC4"/>
    <w:rsid w:val="00326F90"/>
    <w:rsid w:val="003655D7"/>
    <w:rsid w:val="00385EBF"/>
    <w:rsid w:val="003E6B5A"/>
    <w:rsid w:val="003F0549"/>
    <w:rsid w:val="004133B6"/>
    <w:rsid w:val="004156E2"/>
    <w:rsid w:val="00432C96"/>
    <w:rsid w:val="00441DD4"/>
    <w:rsid w:val="00452C2A"/>
    <w:rsid w:val="004573F2"/>
    <w:rsid w:val="0047193A"/>
    <w:rsid w:val="004757BE"/>
    <w:rsid w:val="00491E44"/>
    <w:rsid w:val="00494F85"/>
    <w:rsid w:val="004B5B9D"/>
    <w:rsid w:val="004B6DE1"/>
    <w:rsid w:val="004D45AD"/>
    <w:rsid w:val="00512B63"/>
    <w:rsid w:val="00527146"/>
    <w:rsid w:val="005457FB"/>
    <w:rsid w:val="00547AE0"/>
    <w:rsid w:val="00562466"/>
    <w:rsid w:val="00574B45"/>
    <w:rsid w:val="00574D22"/>
    <w:rsid w:val="00586679"/>
    <w:rsid w:val="005A0175"/>
    <w:rsid w:val="005B09DD"/>
    <w:rsid w:val="005B114E"/>
    <w:rsid w:val="005D59DF"/>
    <w:rsid w:val="005F2C5F"/>
    <w:rsid w:val="006417AB"/>
    <w:rsid w:val="00664B56"/>
    <w:rsid w:val="006A6ED6"/>
    <w:rsid w:val="006B04EB"/>
    <w:rsid w:val="006D3001"/>
    <w:rsid w:val="006F2065"/>
    <w:rsid w:val="0070629B"/>
    <w:rsid w:val="00711FDA"/>
    <w:rsid w:val="00730413"/>
    <w:rsid w:val="00731B98"/>
    <w:rsid w:val="007642E3"/>
    <w:rsid w:val="00766A6A"/>
    <w:rsid w:val="00770ADE"/>
    <w:rsid w:val="0078111F"/>
    <w:rsid w:val="007C62EA"/>
    <w:rsid w:val="007C6BEB"/>
    <w:rsid w:val="007D1FA8"/>
    <w:rsid w:val="007E7185"/>
    <w:rsid w:val="008129D0"/>
    <w:rsid w:val="008221F0"/>
    <w:rsid w:val="00836E58"/>
    <w:rsid w:val="0084476F"/>
    <w:rsid w:val="0084600C"/>
    <w:rsid w:val="0087421A"/>
    <w:rsid w:val="00881BEA"/>
    <w:rsid w:val="00904021"/>
    <w:rsid w:val="0090410E"/>
    <w:rsid w:val="009713B9"/>
    <w:rsid w:val="009A0639"/>
    <w:rsid w:val="009A16CD"/>
    <w:rsid w:val="00A32D10"/>
    <w:rsid w:val="00A332F6"/>
    <w:rsid w:val="00A52AEC"/>
    <w:rsid w:val="00A702A4"/>
    <w:rsid w:val="00A86FD8"/>
    <w:rsid w:val="00AA1D8D"/>
    <w:rsid w:val="00AA37BC"/>
    <w:rsid w:val="00AE4D15"/>
    <w:rsid w:val="00AF6950"/>
    <w:rsid w:val="00AF6B3B"/>
    <w:rsid w:val="00B06B86"/>
    <w:rsid w:val="00B46A7A"/>
    <w:rsid w:val="00B47730"/>
    <w:rsid w:val="00B564F4"/>
    <w:rsid w:val="00B56A68"/>
    <w:rsid w:val="00B81B58"/>
    <w:rsid w:val="00BB3119"/>
    <w:rsid w:val="00BB498F"/>
    <w:rsid w:val="00BC276B"/>
    <w:rsid w:val="00C064A2"/>
    <w:rsid w:val="00C11445"/>
    <w:rsid w:val="00C131C1"/>
    <w:rsid w:val="00C62930"/>
    <w:rsid w:val="00C8356F"/>
    <w:rsid w:val="00C85DB2"/>
    <w:rsid w:val="00C873D7"/>
    <w:rsid w:val="00CB0664"/>
    <w:rsid w:val="00CC282B"/>
    <w:rsid w:val="00CE10D6"/>
    <w:rsid w:val="00CE4E95"/>
    <w:rsid w:val="00CE6036"/>
    <w:rsid w:val="00CF52B3"/>
    <w:rsid w:val="00D024DC"/>
    <w:rsid w:val="00D12B6B"/>
    <w:rsid w:val="00D25E2E"/>
    <w:rsid w:val="00D9195A"/>
    <w:rsid w:val="00D93F82"/>
    <w:rsid w:val="00DC676B"/>
    <w:rsid w:val="00DE35FB"/>
    <w:rsid w:val="00DF2619"/>
    <w:rsid w:val="00DF5E9A"/>
    <w:rsid w:val="00E02E4A"/>
    <w:rsid w:val="00E22D3A"/>
    <w:rsid w:val="00E258B2"/>
    <w:rsid w:val="00E31B04"/>
    <w:rsid w:val="00E6234E"/>
    <w:rsid w:val="00E63050"/>
    <w:rsid w:val="00E673A1"/>
    <w:rsid w:val="00E820AD"/>
    <w:rsid w:val="00EB7156"/>
    <w:rsid w:val="00F312C4"/>
    <w:rsid w:val="00F4371D"/>
    <w:rsid w:val="00F47C8D"/>
    <w:rsid w:val="00FA7064"/>
    <w:rsid w:val="00FB7F69"/>
    <w:rsid w:val="00FC693F"/>
    <w:rsid w:val="00FD2B13"/>
    <w:rsid w:val="00FE6F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2A4C3"/>
  <w14:defaultImageDpi w14:val="300"/>
  <w15:docId w15:val="{C2887F25-10EB-4412-9FF0-5C22CAAD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133B6"/>
    <w:pPr>
      <w:spacing w:after="100"/>
    </w:pPr>
  </w:style>
  <w:style w:type="paragraph" w:styleId="TOC2">
    <w:name w:val="toc 2"/>
    <w:basedOn w:val="Normal"/>
    <w:next w:val="Normal"/>
    <w:autoRedefine/>
    <w:uiPriority w:val="39"/>
    <w:unhideWhenUsed/>
    <w:rsid w:val="004133B6"/>
    <w:pPr>
      <w:spacing w:after="100"/>
      <w:ind w:left="220"/>
    </w:pPr>
  </w:style>
  <w:style w:type="character" w:styleId="Hyperlink">
    <w:name w:val="Hyperlink"/>
    <w:basedOn w:val="DefaultParagraphFont"/>
    <w:uiPriority w:val="99"/>
    <w:unhideWhenUsed/>
    <w:rsid w:val="004133B6"/>
    <w:rPr>
      <w:color w:val="0000FF" w:themeColor="hyperlink"/>
      <w:u w:val="single"/>
    </w:rPr>
  </w:style>
  <w:style w:type="character" w:customStyle="1" w:styleId="NoSpacingChar">
    <w:name w:val="No Spacing Char"/>
    <w:basedOn w:val="DefaultParagraphFont"/>
    <w:link w:val="NoSpacing"/>
    <w:uiPriority w:val="1"/>
    <w:rsid w:val="00CF52B3"/>
  </w:style>
  <w:style w:type="paragraph" w:styleId="NormalWeb">
    <w:name w:val="Normal (Web)"/>
    <w:basedOn w:val="Normal"/>
    <w:uiPriority w:val="99"/>
    <w:semiHidden/>
    <w:unhideWhenUsed/>
    <w:rsid w:val="0087421A"/>
    <w:rPr>
      <w:rFonts w:ascii="Times New Roman" w:hAnsi="Times New Roman" w:cs="Times New Roman"/>
      <w:sz w:val="24"/>
      <w:szCs w:val="24"/>
    </w:rPr>
  </w:style>
  <w:style w:type="paragraph" w:styleId="Revision">
    <w:name w:val="Revision"/>
    <w:hidden/>
    <w:uiPriority w:val="99"/>
    <w:semiHidden/>
    <w:rsid w:val="00494F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19</Pages>
  <Words>3757</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Lebohang William Mothapo</cp:lastModifiedBy>
  <cp:revision>135</cp:revision>
  <dcterms:created xsi:type="dcterms:W3CDTF">2013-12-23T23:15:00Z</dcterms:created>
  <dcterms:modified xsi:type="dcterms:W3CDTF">2026-03-05T10:34:00Z</dcterms:modified>
  <cp:category/>
</cp:coreProperties>
</file>